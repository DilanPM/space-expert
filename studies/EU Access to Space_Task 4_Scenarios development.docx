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2CC6" w14:textId="77777777" w:rsidR="00560B92" w:rsidRPr="004A2375" w:rsidRDefault="006C69D3">
      <w:pPr>
        <w:spacing w:after="60"/>
        <w:rPr>
          <w:lang w:val="en-US"/>
        </w:rPr>
      </w:pPr>
      <w:r w:rsidRPr="004A2375">
        <w:rPr>
          <w:b/>
          <w:bCs/>
          <w:color w:val="1F3864"/>
          <w:sz w:val="32"/>
          <w:szCs w:val="32"/>
          <w:lang w:val="en-US"/>
        </w:rPr>
        <w:t>Chapter 5 – Development scenarios for EU access to space</w:t>
      </w:r>
    </w:p>
    <w:p w14:paraId="16586466" w14:textId="6ACE9D03" w:rsidR="00205255" w:rsidRPr="004A2375" w:rsidRDefault="00560105">
      <w:pPr>
        <w:spacing w:line="264" w:lineRule="auto"/>
        <w:rPr>
          <w:lang w:val="en-US"/>
        </w:rPr>
      </w:pPr>
      <w:commentRangeStart w:id="0"/>
      <w:r w:rsidRPr="007B237D">
        <w:rPr>
          <w:b/>
          <w:bCs/>
          <w:lang w:val="en-US"/>
        </w:rPr>
        <w:t>What changed in this rework:</w:t>
      </w:r>
      <w:r w:rsidRPr="00560105">
        <w:rPr>
          <w:lang w:val="en-US"/>
        </w:rPr>
        <w:t xml:space="preserve"> The scenarios have been fundamentally restructured to create a clear line of sight between the evidence base and the proposed futures. Each scenario is now directly linked to the gaps, bottlenecks and dependencies identified in Subtask 2.3, allowing the rationale behind each intervention to be traced back to the underlying analysis. The scenarios have also been simplified around a single governing logic, with a new “Scenarios at a glance” section providing an accessible overview of their strategic intent and implications across all infrastructure segments. In addition, the distinction between political and technical drivers has been clarified, coverage has been expanded beyond launch infrastructure to the full access-to-space value chain, the findings from the SWOT analysis have been systematically integrated into the scenario narratives, and a downside scenario capturing a fragmented-decline pathway has been added.</w:t>
      </w:r>
      <w:r w:rsidR="00205255">
        <w:rPr>
          <w:lang w:val="en-US"/>
        </w:rPr>
        <w:t xml:space="preserve"> </w:t>
      </w:r>
      <w:r w:rsidR="00205255" w:rsidRPr="00205255">
        <w:rPr>
          <w:lang w:val="en-US"/>
        </w:rPr>
        <w:t>To avoid scenarios becoming collections of isolated infrastructure actions, the analysis now distinguishes between a doctrine layer (the overarching strategic logic of each scenario) and an action layer (the concrete infrastructure measures derived from the mapping and bottleneck assessment).</w:t>
      </w:r>
      <w:commentRangeEnd w:id="0"/>
      <w:r w:rsidR="005D08C6" w:rsidRPr="004A2375">
        <w:rPr>
          <w:rStyle w:val="CommentReference"/>
          <w:sz w:val="20"/>
          <w:szCs w:val="20"/>
          <w:lang w:val="en-US"/>
        </w:rPr>
        <w:commentReference w:id="0"/>
      </w:r>
    </w:p>
    <w:p w14:paraId="52FA2CCB" w14:textId="77777777" w:rsidR="00560B92" w:rsidRPr="004A2375" w:rsidRDefault="006C69D3">
      <w:pPr>
        <w:rPr>
          <w:lang w:val="en-US"/>
        </w:rPr>
      </w:pPr>
      <w:r w:rsidRPr="004A2375">
        <w:rPr>
          <w:lang w:val="en-US"/>
        </w:rPr>
        <w:br w:type="page"/>
      </w:r>
    </w:p>
    <w:p w14:paraId="52FA2CCC" w14:textId="77777777" w:rsidR="00560B92" w:rsidRPr="004A2375" w:rsidRDefault="006C69D3">
      <w:pPr>
        <w:pStyle w:val="Heading1"/>
        <w:spacing w:before="300"/>
        <w:rPr>
          <w:lang w:val="en-US"/>
        </w:rPr>
      </w:pPr>
      <w:r w:rsidRPr="004A2375">
        <w:rPr>
          <w:lang w:val="en-US"/>
        </w:rPr>
        <w:lastRenderedPageBreak/>
        <w:t>Chapter 5 — Development scenarios for EU access to space</w:t>
      </w:r>
    </w:p>
    <w:p w14:paraId="52FA2CCD" w14:textId="77777777" w:rsidR="00560B92" w:rsidRPr="004A2375" w:rsidRDefault="006C69D3">
      <w:pPr>
        <w:pStyle w:val="Heading2"/>
        <w:rPr>
          <w:lang w:val="en-US"/>
        </w:rPr>
      </w:pPr>
      <w:r w:rsidRPr="004A2375">
        <w:rPr>
          <w:lang w:val="en-US"/>
        </w:rPr>
        <w:t>5.1 Introduction and method</w:t>
      </w:r>
    </w:p>
    <w:p w14:paraId="52FA2CCE" w14:textId="3C075B1C" w:rsidR="00560B92" w:rsidRPr="004A2375" w:rsidRDefault="006C69D3">
      <w:pPr>
        <w:spacing w:line="264" w:lineRule="auto"/>
        <w:rPr>
          <w:lang w:val="en-US"/>
        </w:rPr>
      </w:pPr>
      <w:r w:rsidRPr="004A2375">
        <w:rPr>
          <w:lang w:val="en-US"/>
        </w:rPr>
        <w:t xml:space="preserve">This chapter develops a set of realistic scenarios for how European access to space could evolve over the coming decades. The scenarios are not free-standing narratives: they are built directly on the evidence base assembled earlier in the study, and are designed to feed the recommendations. Each scenario is a coherent way of resolving </w:t>
      </w:r>
      <w:r w:rsidR="001A78A0">
        <w:rPr>
          <w:lang w:val="en-US"/>
        </w:rPr>
        <w:t>(</w:t>
      </w:r>
      <w:r w:rsidRPr="004A2375">
        <w:rPr>
          <w:lang w:val="en-US"/>
        </w:rPr>
        <w:t>or failing to resolve</w:t>
      </w:r>
      <w:r w:rsidR="001A78A0">
        <w:rPr>
          <w:lang w:val="en-US"/>
        </w:rPr>
        <w:t xml:space="preserve">) </w:t>
      </w:r>
      <w:r w:rsidRPr="004A2375">
        <w:rPr>
          <w:lang w:val="en-US"/>
        </w:rPr>
        <w:t>the concrete gaps, bottlenecks and dependencies identified in the infrastructure mapping.</w:t>
      </w:r>
    </w:p>
    <w:p w14:paraId="169866B0" w14:textId="4BBC7F07" w:rsidR="001A78A0" w:rsidRDefault="006C69D3">
      <w:pPr>
        <w:spacing w:line="264" w:lineRule="auto"/>
        <w:rPr>
          <w:lang w:val="en-US"/>
        </w:rPr>
      </w:pPr>
      <w:r w:rsidRPr="004A2375">
        <w:rPr>
          <w:b/>
          <w:bCs/>
          <w:lang w:val="en-US"/>
        </w:rPr>
        <w:t>How the scenarios are built from the evidence base</w:t>
      </w:r>
      <w:r w:rsidR="0045312D">
        <w:rPr>
          <w:b/>
          <w:bCs/>
          <w:lang w:val="en-US"/>
        </w:rPr>
        <w:t>:</w:t>
      </w:r>
      <w:r w:rsidRPr="004A2375">
        <w:rPr>
          <w:b/>
          <w:bCs/>
          <w:lang w:val="en-US"/>
        </w:rPr>
        <w:t xml:space="preserve"> </w:t>
      </w:r>
      <w:r w:rsidRPr="004A2375">
        <w:rPr>
          <w:lang w:val="en-US"/>
        </w:rPr>
        <w:t xml:space="preserve">The chain runs from evidence to scenario in four steps, each feeding the next: </w:t>
      </w:r>
    </w:p>
    <w:p w14:paraId="54ED4E88" w14:textId="77777777" w:rsidR="001A78A0" w:rsidRDefault="006C69D3" w:rsidP="001A78A0">
      <w:pPr>
        <w:pStyle w:val="ListParagraph"/>
        <w:numPr>
          <w:ilvl w:val="0"/>
          <w:numId w:val="3"/>
        </w:numPr>
        <w:spacing w:line="264" w:lineRule="auto"/>
        <w:rPr>
          <w:lang w:val="en-US"/>
        </w:rPr>
      </w:pPr>
      <w:r w:rsidRPr="001A78A0">
        <w:rPr>
          <w:lang w:val="en-US"/>
        </w:rPr>
        <w:t xml:space="preserve">the </w:t>
      </w:r>
      <w:r w:rsidRPr="001A78A0">
        <w:rPr>
          <w:b/>
          <w:bCs/>
          <w:lang w:val="en-US"/>
        </w:rPr>
        <w:t>infrastructure mapping (Subtask 2.1)</w:t>
      </w:r>
      <w:r w:rsidRPr="001A78A0">
        <w:rPr>
          <w:lang w:val="en-US"/>
        </w:rPr>
        <w:t xml:space="preserve"> establishes what exists and what is under development; </w:t>
      </w:r>
    </w:p>
    <w:p w14:paraId="5A1F8978" w14:textId="77777777" w:rsidR="001A78A0" w:rsidRDefault="006C69D3" w:rsidP="001A78A0">
      <w:pPr>
        <w:pStyle w:val="ListParagraph"/>
        <w:numPr>
          <w:ilvl w:val="0"/>
          <w:numId w:val="3"/>
        </w:numPr>
        <w:spacing w:line="264" w:lineRule="auto"/>
        <w:rPr>
          <w:lang w:val="en-US"/>
        </w:rPr>
      </w:pPr>
      <w:r w:rsidRPr="001A78A0">
        <w:rPr>
          <w:lang w:val="en-US"/>
        </w:rPr>
        <w:t xml:space="preserve">the </w:t>
      </w:r>
      <w:r w:rsidRPr="001A78A0">
        <w:rPr>
          <w:b/>
          <w:bCs/>
          <w:lang w:val="en-US"/>
        </w:rPr>
        <w:t>criticality assessment</w:t>
      </w:r>
      <w:r w:rsidRPr="001A78A0">
        <w:rPr>
          <w:lang w:val="en-US"/>
        </w:rPr>
        <w:t xml:space="preserve"> grades each facility Level 1–3 by operational role, launcher dependency, substitutability, multi-actor use and strategic value; </w:t>
      </w:r>
    </w:p>
    <w:p w14:paraId="52FA9282" w14:textId="77777777" w:rsidR="001A78A0" w:rsidRDefault="006C69D3" w:rsidP="001A78A0">
      <w:pPr>
        <w:pStyle w:val="ListParagraph"/>
        <w:numPr>
          <w:ilvl w:val="0"/>
          <w:numId w:val="3"/>
        </w:numPr>
        <w:spacing w:line="264" w:lineRule="auto"/>
        <w:rPr>
          <w:lang w:val="en-US"/>
        </w:rPr>
      </w:pPr>
      <w:r w:rsidRPr="001A78A0">
        <w:rPr>
          <w:lang w:val="en-US"/>
        </w:rPr>
        <w:t xml:space="preserve">the </w:t>
      </w:r>
      <w:r w:rsidRPr="001A78A0">
        <w:rPr>
          <w:b/>
          <w:bCs/>
          <w:lang w:val="en-US"/>
        </w:rPr>
        <w:t>SWOT</w:t>
      </w:r>
      <w:r w:rsidRPr="001A78A0">
        <w:rPr>
          <w:lang w:val="en-US"/>
        </w:rPr>
        <w:t xml:space="preserve"> distils the strengths, weaknesses, opportunities and threats; </w:t>
      </w:r>
    </w:p>
    <w:p w14:paraId="35696866" w14:textId="77777777" w:rsidR="008F56F3" w:rsidRDefault="006C69D3" w:rsidP="001A78A0">
      <w:pPr>
        <w:pStyle w:val="ListParagraph"/>
        <w:numPr>
          <w:ilvl w:val="0"/>
          <w:numId w:val="3"/>
        </w:numPr>
        <w:spacing w:line="264" w:lineRule="auto"/>
        <w:rPr>
          <w:lang w:val="en-US"/>
        </w:rPr>
      </w:pPr>
      <w:r w:rsidRPr="001A78A0">
        <w:rPr>
          <w:lang w:val="en-US"/>
        </w:rPr>
        <w:t xml:space="preserve">and the </w:t>
      </w:r>
      <w:r w:rsidRPr="001A78A0">
        <w:rPr>
          <w:b/>
          <w:bCs/>
          <w:lang w:val="en-US"/>
        </w:rPr>
        <w:t>gaps, bottlenecks and dependencies diagnostic (Subtask 2.3)</w:t>
      </w:r>
      <w:r w:rsidRPr="001A78A0">
        <w:rPr>
          <w:lang w:val="en-US"/>
        </w:rPr>
        <w:t xml:space="preserve"> prioritises the specific constraints. </w:t>
      </w:r>
    </w:p>
    <w:p w14:paraId="52FA2CD0" w14:textId="0AEE5F40" w:rsidR="00560B92" w:rsidRPr="004A2375" w:rsidRDefault="006C69D3">
      <w:pPr>
        <w:spacing w:line="264" w:lineRule="auto"/>
        <w:rPr>
          <w:lang w:val="en-US"/>
        </w:rPr>
      </w:pPr>
      <w:r w:rsidRPr="004A2375">
        <w:rPr>
          <w:b/>
          <w:bCs/>
          <w:lang w:val="en-US"/>
        </w:rPr>
        <w:t>Realism</w:t>
      </w:r>
      <w:r w:rsidR="007474E2">
        <w:rPr>
          <w:b/>
          <w:bCs/>
          <w:lang w:val="en-US"/>
        </w:rPr>
        <w:t>:</w:t>
      </w:r>
      <w:r w:rsidRPr="004A2375">
        <w:rPr>
          <w:b/>
          <w:bCs/>
          <w:lang w:val="en-US"/>
        </w:rPr>
        <w:t xml:space="preserve"> </w:t>
      </w:r>
      <w:r w:rsidRPr="004A2375">
        <w:rPr>
          <w:lang w:val="en-US"/>
        </w:rPr>
        <w:t>Scenarios reflect situations that could genuinely arise, built only on assets that are operational or currently under development together with the mapped testing, manufacturing, TT&amp;C, operations, transportation and SSA assets. No speculative technology is assumed except where a development is explicitly flagged as a trigger condition.</w:t>
      </w:r>
    </w:p>
    <w:p w14:paraId="52FA2CD1" w14:textId="5A83E4DC" w:rsidR="00560B92" w:rsidRPr="004A2375" w:rsidRDefault="006C69D3">
      <w:pPr>
        <w:spacing w:line="264" w:lineRule="auto"/>
        <w:rPr>
          <w:lang w:val="en-US"/>
        </w:rPr>
      </w:pPr>
      <w:r w:rsidRPr="004A2375">
        <w:rPr>
          <w:b/>
          <w:bCs/>
          <w:lang w:val="en-US"/>
        </w:rPr>
        <w:t>Two layers: doctrine and action</w:t>
      </w:r>
      <w:r w:rsidR="007474E2">
        <w:rPr>
          <w:b/>
          <w:bCs/>
          <w:lang w:val="en-US"/>
        </w:rPr>
        <w:t xml:space="preserve">: </w:t>
      </w:r>
      <w:r w:rsidRPr="004A2375">
        <w:rPr>
          <w:lang w:val="en-US"/>
        </w:rPr>
        <w:t xml:space="preserve">To keep the scenarios distinct despite the large number of variables, each is described at two levels. The </w:t>
      </w:r>
      <w:r w:rsidRPr="004A2375">
        <w:rPr>
          <w:b/>
          <w:bCs/>
          <w:lang w:val="en-US"/>
        </w:rPr>
        <w:t>doctrine</w:t>
      </w:r>
      <w:r w:rsidRPr="004A2375">
        <w:rPr>
          <w:lang w:val="en-US"/>
        </w:rPr>
        <w:t xml:space="preserve"> is the single governing idea </w:t>
      </w:r>
      <w:r w:rsidR="007B00B2">
        <w:rPr>
          <w:lang w:val="en-US"/>
        </w:rPr>
        <w:t xml:space="preserve">or </w:t>
      </w:r>
      <w:r w:rsidRPr="004A2375">
        <w:rPr>
          <w:lang w:val="en-US"/>
        </w:rPr>
        <w:t>the one thing the scenario is fundamentally about (e.g.</w:t>
      </w:r>
      <w:r w:rsidR="00EF5985">
        <w:rPr>
          <w:lang w:val="en-US"/>
        </w:rPr>
        <w:t>,</w:t>
      </w:r>
      <w:r w:rsidRPr="004A2375">
        <w:rPr>
          <w:lang w:val="en-US"/>
        </w:rPr>
        <w:t xml:space="preserve"> “coordinate the many sites into one resilient network”). The </w:t>
      </w:r>
      <w:r w:rsidRPr="004A2375">
        <w:rPr>
          <w:b/>
          <w:bCs/>
          <w:lang w:val="en-US"/>
        </w:rPr>
        <w:t>action layer</w:t>
      </w:r>
      <w:r w:rsidRPr="004A2375">
        <w:rPr>
          <w:lang w:val="en-US"/>
        </w:rPr>
        <w:t xml:space="preserve"> is the set of concrete moves across the infrastructure that </w:t>
      </w:r>
      <w:r w:rsidR="00EF5985" w:rsidRPr="004A2375">
        <w:rPr>
          <w:lang w:val="en-US"/>
        </w:rPr>
        <w:t>follows</w:t>
      </w:r>
      <w:r w:rsidRPr="004A2375">
        <w:rPr>
          <w:lang w:val="en-US"/>
        </w:rPr>
        <w:t xml:space="preserve"> that doctrine. </w:t>
      </w:r>
      <w:r w:rsidR="00EF5985">
        <w:rPr>
          <w:lang w:val="en-US"/>
        </w:rPr>
        <w:t xml:space="preserve">Section </w:t>
      </w:r>
      <w:r w:rsidRPr="004A2375">
        <w:rPr>
          <w:lang w:val="en-US"/>
        </w:rPr>
        <w:t xml:space="preserve">5.2 presents the doctrines side by side; </w:t>
      </w:r>
      <w:r w:rsidR="00532C3D">
        <w:rPr>
          <w:lang w:val="en-US"/>
        </w:rPr>
        <w:t xml:space="preserve">while sections </w:t>
      </w:r>
      <w:r w:rsidRPr="004A2375">
        <w:rPr>
          <w:lang w:val="en-US"/>
        </w:rPr>
        <w:t>5.3–5.7 develop each scenario’s actions, its bottleneck anchoring and its SWOT.</w:t>
      </w:r>
    </w:p>
    <w:p w14:paraId="02FBA4C6" w14:textId="322EF330" w:rsidR="0065150A" w:rsidRDefault="006C69D3">
      <w:pPr>
        <w:spacing w:line="264" w:lineRule="auto"/>
        <w:rPr>
          <w:b/>
          <w:bCs/>
          <w:lang w:val="en-US"/>
        </w:rPr>
      </w:pPr>
      <w:r w:rsidRPr="004A2375">
        <w:rPr>
          <w:b/>
          <w:bCs/>
          <w:lang w:val="en-US"/>
        </w:rPr>
        <w:t>Politically driven vs technically driven developments</w:t>
      </w:r>
      <w:r w:rsidR="00532C3D">
        <w:rPr>
          <w:b/>
          <w:bCs/>
          <w:lang w:val="en-US"/>
        </w:rPr>
        <w:t>:</w:t>
      </w:r>
      <w:r w:rsidRPr="004A2375">
        <w:rPr>
          <w:b/>
          <w:bCs/>
          <w:lang w:val="en-US"/>
        </w:rPr>
        <w:t xml:space="preserve"> </w:t>
      </w:r>
      <w:r w:rsidR="001A7521" w:rsidRPr="001A7521">
        <w:rPr>
          <w:lang w:val="en-US"/>
        </w:rPr>
        <w:t>The intention of the P/T scoring is to indicate the relative importance of political and technical enablers required for each scenario to materialise, in line with the requirement to distinguish between politically driven and technically driven developments. The scores therefore describe driver intensity rather than the overall attractiveness or desirability of a scenario</w:t>
      </w:r>
      <w:r w:rsidR="001A7521">
        <w:rPr>
          <w:lang w:val="en-US"/>
        </w:rPr>
        <w:t>:</w:t>
      </w:r>
    </w:p>
    <w:p w14:paraId="5943177D" w14:textId="5EBDEAF2" w:rsidR="0065150A" w:rsidRDefault="006C69D3" w:rsidP="0065150A">
      <w:pPr>
        <w:pStyle w:val="ListParagraph"/>
        <w:numPr>
          <w:ilvl w:val="0"/>
          <w:numId w:val="4"/>
        </w:numPr>
        <w:spacing w:line="264" w:lineRule="auto"/>
        <w:rPr>
          <w:lang w:val="en-US"/>
        </w:rPr>
      </w:pPr>
      <w:r w:rsidRPr="0065150A">
        <w:rPr>
          <w:lang w:val="en-US"/>
        </w:rPr>
        <w:t xml:space="preserve">The </w:t>
      </w:r>
      <w:r w:rsidR="00532C3D" w:rsidRPr="0065150A">
        <w:rPr>
          <w:lang w:val="en-US"/>
        </w:rPr>
        <w:t>study team</w:t>
      </w:r>
      <w:r w:rsidRPr="0065150A">
        <w:rPr>
          <w:lang w:val="en-US"/>
        </w:rPr>
        <w:t xml:space="preserve"> </w:t>
      </w:r>
      <w:r w:rsidR="00B74F19" w:rsidRPr="0065150A">
        <w:rPr>
          <w:lang w:val="en-US"/>
        </w:rPr>
        <w:t>classifies</w:t>
      </w:r>
      <w:r w:rsidRPr="0065150A">
        <w:rPr>
          <w:lang w:val="en-US"/>
        </w:rPr>
        <w:t xml:space="preserve"> a development as </w:t>
      </w:r>
      <w:r w:rsidRPr="0065150A">
        <w:rPr>
          <w:b/>
          <w:bCs/>
          <w:lang w:val="en-US"/>
        </w:rPr>
        <w:t>politically driven</w:t>
      </w:r>
      <w:r w:rsidRPr="0065150A">
        <w:rPr>
          <w:lang w:val="en-US"/>
        </w:rPr>
        <w:t xml:space="preserve"> when its binding enabler is a policy, governance or funding decision </w:t>
      </w:r>
      <w:r w:rsidR="00360C66" w:rsidRPr="0065150A">
        <w:rPr>
          <w:lang w:val="en-US"/>
        </w:rPr>
        <w:t xml:space="preserve">(e.g., </w:t>
      </w:r>
      <w:r w:rsidRPr="0065150A">
        <w:rPr>
          <w:lang w:val="en-US"/>
        </w:rPr>
        <w:t>MFF programming, EU-level coordination, licensing harmonisation, sovereign preference</w:t>
      </w:r>
      <w:r w:rsidR="00360C66" w:rsidRPr="0065150A">
        <w:rPr>
          <w:lang w:val="en-US"/>
        </w:rPr>
        <w:t>, etc.</w:t>
      </w:r>
      <w:r w:rsidRPr="0065150A">
        <w:rPr>
          <w:lang w:val="en-US"/>
        </w:rPr>
        <w:t xml:space="preserve"> rather than a technology gap</w:t>
      </w:r>
      <w:r w:rsidR="0065150A">
        <w:rPr>
          <w:lang w:val="en-US"/>
        </w:rPr>
        <w:t>.</w:t>
      </w:r>
    </w:p>
    <w:p w14:paraId="224AE89B" w14:textId="3124F2B3" w:rsidR="002B55C6" w:rsidRDefault="005C3338" w:rsidP="0065150A">
      <w:pPr>
        <w:pStyle w:val="ListParagraph"/>
        <w:numPr>
          <w:ilvl w:val="0"/>
          <w:numId w:val="4"/>
        </w:numPr>
        <w:spacing w:line="264" w:lineRule="auto"/>
        <w:rPr>
          <w:lang w:val="en-US"/>
        </w:rPr>
      </w:pPr>
      <w:r w:rsidRPr="007B237D">
        <w:rPr>
          <w:lang w:val="en-US"/>
        </w:rPr>
        <w:t xml:space="preserve">A </w:t>
      </w:r>
      <w:r>
        <w:rPr>
          <w:b/>
          <w:bCs/>
          <w:lang w:val="en-US"/>
        </w:rPr>
        <w:t>t</w:t>
      </w:r>
      <w:r w:rsidRPr="0065150A">
        <w:rPr>
          <w:b/>
          <w:bCs/>
          <w:lang w:val="en-US"/>
        </w:rPr>
        <w:t>echnically driven</w:t>
      </w:r>
      <w:r w:rsidRPr="0065150A">
        <w:rPr>
          <w:lang w:val="en-US"/>
        </w:rPr>
        <w:t xml:space="preserve"> </w:t>
      </w:r>
      <w:r w:rsidR="00B74F19">
        <w:rPr>
          <w:lang w:val="en-US"/>
        </w:rPr>
        <w:t>development entail</w:t>
      </w:r>
      <w:r w:rsidR="00B74F19" w:rsidRPr="0065150A">
        <w:rPr>
          <w:lang w:val="en-US"/>
        </w:rPr>
        <w:t xml:space="preserve"> </w:t>
      </w:r>
      <w:r w:rsidRPr="0065150A">
        <w:rPr>
          <w:lang w:val="en-US"/>
        </w:rPr>
        <w:t xml:space="preserve">its binding enabler is the maturation or qualification of infrastructure or vehicles </w:t>
      </w:r>
      <w:r w:rsidR="00360C66" w:rsidRPr="0065150A">
        <w:rPr>
          <w:lang w:val="en-US"/>
        </w:rPr>
        <w:t xml:space="preserve">(e.g., </w:t>
      </w:r>
      <w:r w:rsidRPr="0065150A">
        <w:rPr>
          <w:lang w:val="en-US"/>
        </w:rPr>
        <w:t>a second cryogenic bench, a private launcher’s first orbital flight, an autonomous flight-termination qualification</w:t>
      </w:r>
      <w:r w:rsidR="00360C66" w:rsidRPr="0065150A">
        <w:rPr>
          <w:lang w:val="en-US"/>
        </w:rPr>
        <w:t>)</w:t>
      </w:r>
      <w:r w:rsidRPr="0065150A">
        <w:rPr>
          <w:lang w:val="en-US"/>
        </w:rPr>
        <w:t xml:space="preserve"> rather than a political decision. </w:t>
      </w:r>
    </w:p>
    <w:p w14:paraId="52FA2CD3" w14:textId="11C02214" w:rsidR="00560B92" w:rsidRPr="004A2375" w:rsidRDefault="006C69D3">
      <w:pPr>
        <w:spacing w:line="264" w:lineRule="auto"/>
        <w:rPr>
          <w:lang w:val="en-US"/>
        </w:rPr>
      </w:pPr>
      <w:r w:rsidRPr="004A2375">
        <w:rPr>
          <w:b/>
          <w:bCs/>
          <w:lang w:val="en-US"/>
        </w:rPr>
        <w:t>All infrastructure types</w:t>
      </w:r>
      <w:r w:rsidR="002B55C6">
        <w:rPr>
          <w:b/>
          <w:bCs/>
          <w:lang w:val="en-US"/>
        </w:rPr>
        <w:t>:</w:t>
      </w:r>
      <w:r w:rsidRPr="004A2375">
        <w:rPr>
          <w:b/>
          <w:bCs/>
          <w:lang w:val="en-US"/>
        </w:rPr>
        <w:t xml:space="preserve"> </w:t>
      </w:r>
      <w:r w:rsidRPr="004A2375">
        <w:rPr>
          <w:lang w:val="en-US"/>
        </w:rPr>
        <w:t xml:space="preserve">Each scenario is traced across the full set of infrastructure categories from the mapping </w:t>
      </w:r>
      <w:r w:rsidR="00FE7C4C">
        <w:rPr>
          <w:lang w:val="en-US"/>
        </w:rPr>
        <w:t xml:space="preserve">(i.e., </w:t>
      </w:r>
      <w:r w:rsidRPr="004A2375">
        <w:rPr>
          <w:lang w:val="en-US"/>
        </w:rPr>
        <w:t>launch facilities; payload integration and preparation; testing; manufacturing; TT&amp;C, range and safety; operations; transportation; and SSA and space weather</w:t>
      </w:r>
      <w:r w:rsidR="00FE7C4C">
        <w:rPr>
          <w:lang w:val="en-US"/>
        </w:rPr>
        <w:t>)</w:t>
      </w:r>
      <w:r w:rsidRPr="004A2375">
        <w:rPr>
          <w:lang w:val="en-US"/>
        </w:rPr>
        <w:t xml:space="preserve">. The posture matrix in </w:t>
      </w:r>
      <w:r w:rsidR="00C87E8A">
        <w:rPr>
          <w:lang w:val="en-US"/>
        </w:rPr>
        <w:t xml:space="preserve">section </w:t>
      </w:r>
      <w:r w:rsidRPr="004A2375">
        <w:rPr>
          <w:lang w:val="en-US"/>
        </w:rPr>
        <w:t>5.2 and the per-scenario “infrastructure chain” sections make this coverage explicit.</w:t>
      </w:r>
    </w:p>
    <w:p w14:paraId="52FA2CD4" w14:textId="71AC7062" w:rsidR="00560B92" w:rsidRPr="004A2375" w:rsidRDefault="006C69D3">
      <w:pPr>
        <w:spacing w:line="264" w:lineRule="auto"/>
        <w:rPr>
          <w:lang w:val="en-US"/>
        </w:rPr>
      </w:pPr>
      <w:r w:rsidRPr="004A2375">
        <w:rPr>
          <w:b/>
          <w:bCs/>
          <w:lang w:val="en-US"/>
        </w:rPr>
        <w:t>Criticality baseline</w:t>
      </w:r>
      <w:r w:rsidR="00C87E8A">
        <w:rPr>
          <w:b/>
          <w:bCs/>
          <w:lang w:val="en-US"/>
        </w:rPr>
        <w:t>:</w:t>
      </w:r>
      <w:r w:rsidRPr="004A2375">
        <w:rPr>
          <w:b/>
          <w:bCs/>
          <w:lang w:val="en-US"/>
        </w:rPr>
        <w:t xml:space="preserve"> </w:t>
      </w:r>
      <w:r w:rsidRPr="004A2375">
        <w:rPr>
          <w:lang w:val="en-US"/>
        </w:rPr>
        <w:t xml:space="preserve">The table below is the criticality reference against which the scenarios are read. It lists the Level 1–2 facilities that carry European access to space today (Level 3 emerging sites are noted where relevant in the scenarios), with their baseline substitutability, indicative recovery time if lost, and strategic value. Scenario sections show the </w:t>
      </w:r>
      <w:r w:rsidRPr="004A2375">
        <w:rPr>
          <w:i/>
          <w:iCs/>
          <w:lang w:val="en-US"/>
        </w:rPr>
        <w:t>changes</w:t>
      </w:r>
      <w:r w:rsidRPr="004A2375">
        <w:rPr>
          <w:lang w:val="en-US"/>
        </w:rPr>
        <w:t xml:space="preserve"> each scenario makes to this baseline rather than repeating it in full.</w:t>
      </w:r>
    </w:p>
    <w:p w14:paraId="52FA2CD5" w14:textId="77777777" w:rsidR="00560B92" w:rsidRPr="004A2375" w:rsidRDefault="006C69D3">
      <w:pPr>
        <w:spacing w:before="160" w:after="80"/>
        <w:rPr>
          <w:lang w:val="en-US"/>
        </w:rPr>
      </w:pPr>
      <w:commentRangeStart w:id="1"/>
      <w:r w:rsidRPr="004A2375">
        <w:rPr>
          <w:b/>
          <w:bCs/>
          <w:color w:val="1F3864"/>
          <w:sz w:val="18"/>
          <w:szCs w:val="18"/>
          <w:lang w:val="en-US"/>
        </w:rPr>
        <w:t>Table 5.1 – Facility criticality baseline (status quo)</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250"/>
        <w:gridCol w:w="2500"/>
        <w:gridCol w:w="1450"/>
        <w:gridCol w:w="1400"/>
      </w:tblGrid>
      <w:tr w:rsidR="00560B92" w14:paraId="52FA2CDB" w14:textId="77777777">
        <w:trPr>
          <w:tblHeader/>
        </w:trPr>
        <w:tc>
          <w:tcPr>
            <w:tcW w:w="2650" w:type="dxa"/>
            <w:shd w:val="clear" w:color="auto" w:fill="1F3864"/>
            <w:tcMar>
              <w:top w:w="60" w:type="dxa"/>
              <w:left w:w="90" w:type="dxa"/>
              <w:bottom w:w="60" w:type="dxa"/>
              <w:right w:w="90" w:type="dxa"/>
            </w:tcMar>
            <w:vAlign w:val="center"/>
          </w:tcPr>
          <w:p w14:paraId="52FA2CD6" w14:textId="77777777" w:rsidR="00560B92" w:rsidRDefault="006C69D3">
            <w:pPr>
              <w:spacing w:after="0"/>
            </w:pPr>
            <w:r>
              <w:rPr>
                <w:b/>
                <w:bCs/>
                <w:color w:val="FFFFFF"/>
                <w:sz w:val="18"/>
                <w:szCs w:val="18"/>
              </w:rPr>
              <w:t>Facility (type)</w:t>
            </w:r>
          </w:p>
        </w:tc>
        <w:tc>
          <w:tcPr>
            <w:tcW w:w="1250" w:type="dxa"/>
            <w:shd w:val="clear" w:color="auto" w:fill="1F3864"/>
            <w:tcMar>
              <w:top w:w="60" w:type="dxa"/>
              <w:left w:w="90" w:type="dxa"/>
              <w:bottom w:w="60" w:type="dxa"/>
              <w:right w:w="90" w:type="dxa"/>
            </w:tcMar>
            <w:vAlign w:val="center"/>
          </w:tcPr>
          <w:p w14:paraId="52FA2CD7" w14:textId="77777777" w:rsidR="00560B92" w:rsidRDefault="006C69D3">
            <w:pPr>
              <w:spacing w:after="0"/>
            </w:pPr>
            <w:r>
              <w:rPr>
                <w:b/>
                <w:bCs/>
                <w:color w:val="FFFFFF"/>
                <w:sz w:val="18"/>
                <w:szCs w:val="18"/>
              </w:rPr>
              <w:t>Baseline level</w:t>
            </w:r>
          </w:p>
        </w:tc>
        <w:tc>
          <w:tcPr>
            <w:tcW w:w="2500" w:type="dxa"/>
            <w:shd w:val="clear" w:color="auto" w:fill="1F3864"/>
            <w:tcMar>
              <w:top w:w="60" w:type="dxa"/>
              <w:left w:w="90" w:type="dxa"/>
              <w:bottom w:w="60" w:type="dxa"/>
              <w:right w:w="90" w:type="dxa"/>
            </w:tcMar>
            <w:vAlign w:val="center"/>
          </w:tcPr>
          <w:p w14:paraId="52FA2CD8" w14:textId="77777777" w:rsidR="00560B92" w:rsidRDefault="006C69D3">
            <w:pPr>
              <w:spacing w:after="0"/>
            </w:pPr>
            <w:r>
              <w:rPr>
                <w:b/>
                <w:bCs/>
                <w:color w:val="FFFFFF"/>
                <w:sz w:val="18"/>
                <w:szCs w:val="18"/>
              </w:rPr>
              <w:t>Substitutability</w:t>
            </w:r>
          </w:p>
        </w:tc>
        <w:tc>
          <w:tcPr>
            <w:tcW w:w="1450" w:type="dxa"/>
            <w:shd w:val="clear" w:color="auto" w:fill="1F3864"/>
            <w:tcMar>
              <w:top w:w="60" w:type="dxa"/>
              <w:left w:w="90" w:type="dxa"/>
              <w:bottom w:w="60" w:type="dxa"/>
              <w:right w:w="90" w:type="dxa"/>
            </w:tcMar>
            <w:vAlign w:val="center"/>
          </w:tcPr>
          <w:p w14:paraId="52FA2CD9" w14:textId="77777777" w:rsidR="00560B92" w:rsidRDefault="006C69D3">
            <w:pPr>
              <w:spacing w:after="0"/>
            </w:pPr>
            <w:r>
              <w:rPr>
                <w:b/>
                <w:bCs/>
                <w:color w:val="FFFFFF"/>
                <w:sz w:val="18"/>
                <w:szCs w:val="18"/>
              </w:rPr>
              <w:t>Recovery time if lost</w:t>
            </w:r>
          </w:p>
        </w:tc>
        <w:tc>
          <w:tcPr>
            <w:tcW w:w="1400" w:type="dxa"/>
            <w:shd w:val="clear" w:color="auto" w:fill="1F3864"/>
            <w:tcMar>
              <w:top w:w="60" w:type="dxa"/>
              <w:left w:w="90" w:type="dxa"/>
              <w:bottom w:w="60" w:type="dxa"/>
              <w:right w:w="90" w:type="dxa"/>
            </w:tcMar>
            <w:vAlign w:val="center"/>
          </w:tcPr>
          <w:p w14:paraId="52FA2CDA" w14:textId="77777777" w:rsidR="00560B92" w:rsidRDefault="006C69D3">
            <w:pPr>
              <w:spacing w:after="0"/>
            </w:pPr>
            <w:r>
              <w:rPr>
                <w:b/>
                <w:bCs/>
                <w:color w:val="FFFFFF"/>
                <w:sz w:val="18"/>
                <w:szCs w:val="18"/>
              </w:rPr>
              <w:t>Strategic value (EU)</w:t>
            </w:r>
          </w:p>
        </w:tc>
      </w:tr>
      <w:tr w:rsidR="00560B92" w14:paraId="52FA2CE1" w14:textId="77777777">
        <w:tc>
          <w:tcPr>
            <w:tcW w:w="2650" w:type="dxa"/>
            <w:tcMar>
              <w:top w:w="60" w:type="dxa"/>
              <w:left w:w="90" w:type="dxa"/>
              <w:bottom w:w="60" w:type="dxa"/>
              <w:right w:w="90" w:type="dxa"/>
            </w:tcMar>
          </w:tcPr>
          <w:p w14:paraId="52FA2CDC" w14:textId="77777777" w:rsidR="00560B92" w:rsidRDefault="006C69D3">
            <w:pPr>
              <w:spacing w:after="40" w:line="230" w:lineRule="auto"/>
            </w:pPr>
            <w:r>
              <w:rPr>
                <w:b/>
                <w:bCs/>
                <w:sz w:val="18"/>
                <w:szCs w:val="18"/>
              </w:rPr>
              <w:t>CSG — Ariane 6 ELA-4/ZL4 + Vega-C ELV/SLV (launch)</w:t>
            </w:r>
          </w:p>
        </w:tc>
        <w:tc>
          <w:tcPr>
            <w:tcW w:w="1250" w:type="dxa"/>
            <w:tcMar>
              <w:top w:w="60" w:type="dxa"/>
              <w:left w:w="90" w:type="dxa"/>
              <w:bottom w:w="60" w:type="dxa"/>
              <w:right w:w="90" w:type="dxa"/>
            </w:tcMar>
          </w:tcPr>
          <w:p w14:paraId="52FA2CDD"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CDE" w14:textId="77777777" w:rsidR="00560B92" w:rsidRDefault="006C69D3">
            <w:pPr>
              <w:spacing w:after="40" w:line="230" w:lineRule="auto"/>
            </w:pPr>
            <w:r>
              <w:rPr>
                <w:sz w:val="18"/>
                <w:szCs w:val="18"/>
              </w:rPr>
              <w:t>None in EU</w:t>
            </w:r>
          </w:p>
        </w:tc>
        <w:tc>
          <w:tcPr>
            <w:tcW w:w="1450" w:type="dxa"/>
            <w:tcMar>
              <w:top w:w="60" w:type="dxa"/>
              <w:left w:w="90" w:type="dxa"/>
              <w:bottom w:w="60" w:type="dxa"/>
              <w:right w:w="90" w:type="dxa"/>
            </w:tcMar>
          </w:tcPr>
          <w:p w14:paraId="52FA2CDF" w14:textId="77777777" w:rsidR="00560B92" w:rsidRDefault="006C69D3">
            <w:pPr>
              <w:spacing w:after="40" w:line="230" w:lineRule="auto"/>
            </w:pPr>
            <w:r>
              <w:rPr>
                <w:sz w:val="18"/>
                <w:szCs w:val="18"/>
              </w:rPr>
              <w:t>3–5 yrs</w:t>
            </w:r>
          </w:p>
        </w:tc>
        <w:tc>
          <w:tcPr>
            <w:tcW w:w="1400" w:type="dxa"/>
            <w:tcMar>
              <w:top w:w="60" w:type="dxa"/>
              <w:left w:w="90" w:type="dxa"/>
              <w:bottom w:w="60" w:type="dxa"/>
              <w:right w:w="90" w:type="dxa"/>
            </w:tcMar>
          </w:tcPr>
          <w:p w14:paraId="52FA2CE0" w14:textId="77777777" w:rsidR="00560B92" w:rsidRDefault="006C69D3">
            <w:pPr>
              <w:spacing w:after="40" w:line="230" w:lineRule="auto"/>
            </w:pPr>
            <w:r>
              <w:rPr>
                <w:sz w:val="18"/>
                <w:szCs w:val="18"/>
              </w:rPr>
              <w:t>Very high</w:t>
            </w:r>
          </w:p>
        </w:tc>
      </w:tr>
      <w:tr w:rsidR="00560B92" w14:paraId="52FA2CE7" w14:textId="77777777">
        <w:tc>
          <w:tcPr>
            <w:tcW w:w="2650" w:type="dxa"/>
            <w:tcMar>
              <w:top w:w="60" w:type="dxa"/>
              <w:left w:w="90" w:type="dxa"/>
              <w:bottom w:w="60" w:type="dxa"/>
              <w:right w:w="90" w:type="dxa"/>
            </w:tcMar>
          </w:tcPr>
          <w:p w14:paraId="52FA2CE2" w14:textId="77777777" w:rsidR="00560B92" w:rsidRPr="004A2375" w:rsidRDefault="006C69D3">
            <w:pPr>
              <w:spacing w:after="40" w:line="230" w:lineRule="auto"/>
              <w:rPr>
                <w:lang w:val="en-US"/>
              </w:rPr>
            </w:pPr>
            <w:r w:rsidRPr="004A2375">
              <w:rPr>
                <w:b/>
                <w:bCs/>
                <w:sz w:val="18"/>
                <w:szCs w:val="18"/>
                <w:lang w:val="en-US"/>
              </w:rPr>
              <w:lastRenderedPageBreak/>
              <w:t>BEAP + P120C/P160C solid plant, CSG (testing)</w:t>
            </w:r>
          </w:p>
        </w:tc>
        <w:tc>
          <w:tcPr>
            <w:tcW w:w="1250" w:type="dxa"/>
            <w:tcMar>
              <w:top w:w="60" w:type="dxa"/>
              <w:left w:w="90" w:type="dxa"/>
              <w:bottom w:w="60" w:type="dxa"/>
              <w:right w:w="90" w:type="dxa"/>
            </w:tcMar>
          </w:tcPr>
          <w:p w14:paraId="52FA2CE3"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CE4" w14:textId="77777777" w:rsidR="00560B92" w:rsidRDefault="006C69D3">
            <w:pPr>
              <w:spacing w:after="40" w:line="230" w:lineRule="auto"/>
            </w:pPr>
            <w:r>
              <w:rPr>
                <w:sz w:val="18"/>
                <w:szCs w:val="18"/>
              </w:rPr>
              <w:t>None</w:t>
            </w:r>
          </w:p>
        </w:tc>
        <w:tc>
          <w:tcPr>
            <w:tcW w:w="1450" w:type="dxa"/>
            <w:tcMar>
              <w:top w:w="60" w:type="dxa"/>
              <w:left w:w="90" w:type="dxa"/>
              <w:bottom w:w="60" w:type="dxa"/>
              <w:right w:w="90" w:type="dxa"/>
            </w:tcMar>
          </w:tcPr>
          <w:p w14:paraId="52FA2CE5" w14:textId="77777777" w:rsidR="00560B92" w:rsidRDefault="006C69D3">
            <w:pPr>
              <w:spacing w:after="40" w:line="230" w:lineRule="auto"/>
            </w:pPr>
            <w:r>
              <w:rPr>
                <w:sz w:val="18"/>
                <w:szCs w:val="18"/>
              </w:rPr>
              <w:t>18–36 months</w:t>
            </w:r>
          </w:p>
        </w:tc>
        <w:tc>
          <w:tcPr>
            <w:tcW w:w="1400" w:type="dxa"/>
            <w:tcMar>
              <w:top w:w="60" w:type="dxa"/>
              <w:left w:w="90" w:type="dxa"/>
              <w:bottom w:w="60" w:type="dxa"/>
              <w:right w:w="90" w:type="dxa"/>
            </w:tcMar>
          </w:tcPr>
          <w:p w14:paraId="52FA2CE6" w14:textId="77777777" w:rsidR="00560B92" w:rsidRDefault="006C69D3">
            <w:pPr>
              <w:spacing w:after="40" w:line="230" w:lineRule="auto"/>
            </w:pPr>
            <w:r>
              <w:rPr>
                <w:sz w:val="18"/>
                <w:szCs w:val="18"/>
              </w:rPr>
              <w:t>Very high</w:t>
            </w:r>
          </w:p>
        </w:tc>
      </w:tr>
      <w:tr w:rsidR="00560B92" w14:paraId="52FA2CED" w14:textId="77777777">
        <w:tc>
          <w:tcPr>
            <w:tcW w:w="2650" w:type="dxa"/>
            <w:tcMar>
              <w:top w:w="60" w:type="dxa"/>
              <w:left w:w="90" w:type="dxa"/>
              <w:bottom w:w="60" w:type="dxa"/>
              <w:right w:w="90" w:type="dxa"/>
            </w:tcMar>
          </w:tcPr>
          <w:p w14:paraId="52FA2CE8" w14:textId="77777777" w:rsidR="00560B92" w:rsidRPr="004A2375" w:rsidRDefault="006C69D3">
            <w:pPr>
              <w:spacing w:after="40" w:line="230" w:lineRule="auto"/>
              <w:rPr>
                <w:lang w:val="en-US"/>
              </w:rPr>
            </w:pPr>
            <w:r w:rsidRPr="004A2375">
              <w:rPr>
                <w:b/>
                <w:bCs/>
                <w:sz w:val="18"/>
                <w:szCs w:val="18"/>
                <w:lang w:val="en-US"/>
              </w:rPr>
              <w:t>DLR P5.2 / P4 Lampoldshausen (testing)</w:t>
            </w:r>
          </w:p>
        </w:tc>
        <w:tc>
          <w:tcPr>
            <w:tcW w:w="1250" w:type="dxa"/>
            <w:tcMar>
              <w:top w:w="60" w:type="dxa"/>
              <w:left w:w="90" w:type="dxa"/>
              <w:bottom w:w="60" w:type="dxa"/>
              <w:right w:w="90" w:type="dxa"/>
            </w:tcMar>
          </w:tcPr>
          <w:p w14:paraId="52FA2CE9"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CEA" w14:textId="77777777" w:rsidR="00560B92" w:rsidRDefault="006C69D3">
            <w:pPr>
              <w:spacing w:after="40" w:line="230" w:lineRule="auto"/>
            </w:pPr>
            <w:r>
              <w:rPr>
                <w:sz w:val="18"/>
                <w:szCs w:val="18"/>
              </w:rPr>
              <w:t>None in EU</w:t>
            </w:r>
          </w:p>
        </w:tc>
        <w:tc>
          <w:tcPr>
            <w:tcW w:w="1450" w:type="dxa"/>
            <w:tcMar>
              <w:top w:w="60" w:type="dxa"/>
              <w:left w:w="90" w:type="dxa"/>
              <w:bottom w:w="60" w:type="dxa"/>
              <w:right w:w="90" w:type="dxa"/>
            </w:tcMar>
          </w:tcPr>
          <w:p w14:paraId="52FA2CEB" w14:textId="77777777" w:rsidR="00560B92" w:rsidRDefault="006C69D3">
            <w:pPr>
              <w:spacing w:after="40" w:line="230" w:lineRule="auto"/>
            </w:pPr>
            <w:r>
              <w:rPr>
                <w:sz w:val="18"/>
                <w:szCs w:val="18"/>
              </w:rPr>
              <w:t>4–6 yrs</w:t>
            </w:r>
          </w:p>
        </w:tc>
        <w:tc>
          <w:tcPr>
            <w:tcW w:w="1400" w:type="dxa"/>
            <w:tcMar>
              <w:top w:w="60" w:type="dxa"/>
              <w:left w:w="90" w:type="dxa"/>
              <w:bottom w:w="60" w:type="dxa"/>
              <w:right w:w="90" w:type="dxa"/>
            </w:tcMar>
          </w:tcPr>
          <w:p w14:paraId="52FA2CEC" w14:textId="77777777" w:rsidR="00560B92" w:rsidRDefault="006C69D3">
            <w:pPr>
              <w:spacing w:after="40" w:line="230" w:lineRule="auto"/>
            </w:pPr>
            <w:r>
              <w:rPr>
                <w:sz w:val="18"/>
                <w:szCs w:val="18"/>
              </w:rPr>
              <w:t>Very high</w:t>
            </w:r>
          </w:p>
        </w:tc>
      </w:tr>
      <w:tr w:rsidR="00560B92" w14:paraId="52FA2CF3" w14:textId="77777777">
        <w:tc>
          <w:tcPr>
            <w:tcW w:w="2650" w:type="dxa"/>
            <w:tcMar>
              <w:top w:w="60" w:type="dxa"/>
              <w:left w:w="90" w:type="dxa"/>
              <w:bottom w:w="60" w:type="dxa"/>
              <w:right w:w="90" w:type="dxa"/>
            </w:tcMar>
          </w:tcPr>
          <w:p w14:paraId="52FA2CEE" w14:textId="77777777" w:rsidR="00560B92" w:rsidRPr="004A2375" w:rsidRDefault="006C69D3">
            <w:pPr>
              <w:spacing w:after="40" w:line="230" w:lineRule="auto"/>
              <w:rPr>
                <w:lang w:val="en-US"/>
              </w:rPr>
            </w:pPr>
            <w:r w:rsidRPr="004A2375">
              <w:rPr>
                <w:b/>
                <w:bCs/>
                <w:sz w:val="18"/>
                <w:szCs w:val="18"/>
                <w:lang w:val="en-US"/>
              </w:rPr>
              <w:t>Vernon PF52 / PF20 (testing / manufacturing)</w:t>
            </w:r>
          </w:p>
        </w:tc>
        <w:tc>
          <w:tcPr>
            <w:tcW w:w="1250" w:type="dxa"/>
            <w:tcMar>
              <w:top w:w="60" w:type="dxa"/>
              <w:left w:w="90" w:type="dxa"/>
              <w:bottom w:w="60" w:type="dxa"/>
              <w:right w:w="90" w:type="dxa"/>
            </w:tcMar>
          </w:tcPr>
          <w:p w14:paraId="52FA2CEF" w14:textId="77777777" w:rsidR="00560B92" w:rsidRDefault="006C69D3">
            <w:pPr>
              <w:spacing w:after="40" w:line="230" w:lineRule="auto"/>
            </w:pPr>
            <w:r>
              <w:rPr>
                <w:sz w:val="18"/>
                <w:szCs w:val="18"/>
              </w:rPr>
              <w:t>Level 2</w:t>
            </w:r>
          </w:p>
        </w:tc>
        <w:tc>
          <w:tcPr>
            <w:tcW w:w="2500" w:type="dxa"/>
            <w:tcMar>
              <w:top w:w="60" w:type="dxa"/>
              <w:left w:w="90" w:type="dxa"/>
              <w:bottom w:w="60" w:type="dxa"/>
              <w:right w:w="90" w:type="dxa"/>
            </w:tcMar>
          </w:tcPr>
          <w:p w14:paraId="52FA2CF0" w14:textId="77777777" w:rsidR="00560B92" w:rsidRDefault="006C69D3">
            <w:pPr>
              <w:spacing w:after="40" w:line="230" w:lineRule="auto"/>
            </w:pPr>
            <w:r>
              <w:rPr>
                <w:sz w:val="18"/>
                <w:szCs w:val="18"/>
              </w:rPr>
              <w:t>Partial (P5.2)</w:t>
            </w:r>
          </w:p>
        </w:tc>
        <w:tc>
          <w:tcPr>
            <w:tcW w:w="1450" w:type="dxa"/>
            <w:tcMar>
              <w:top w:w="60" w:type="dxa"/>
              <w:left w:w="90" w:type="dxa"/>
              <w:bottom w:w="60" w:type="dxa"/>
              <w:right w:w="90" w:type="dxa"/>
            </w:tcMar>
          </w:tcPr>
          <w:p w14:paraId="52FA2CF1" w14:textId="77777777" w:rsidR="00560B92" w:rsidRDefault="006C69D3">
            <w:pPr>
              <w:spacing w:after="40" w:line="230" w:lineRule="auto"/>
            </w:pPr>
            <w:r>
              <w:rPr>
                <w:sz w:val="18"/>
                <w:szCs w:val="18"/>
              </w:rPr>
              <w:t>2–3 yrs</w:t>
            </w:r>
          </w:p>
        </w:tc>
        <w:tc>
          <w:tcPr>
            <w:tcW w:w="1400" w:type="dxa"/>
            <w:tcMar>
              <w:top w:w="60" w:type="dxa"/>
              <w:left w:w="90" w:type="dxa"/>
              <w:bottom w:w="60" w:type="dxa"/>
              <w:right w:w="90" w:type="dxa"/>
            </w:tcMar>
          </w:tcPr>
          <w:p w14:paraId="52FA2CF2" w14:textId="77777777" w:rsidR="00560B92" w:rsidRDefault="006C69D3">
            <w:pPr>
              <w:spacing w:after="40" w:line="230" w:lineRule="auto"/>
            </w:pPr>
            <w:r>
              <w:rPr>
                <w:sz w:val="18"/>
                <w:szCs w:val="18"/>
              </w:rPr>
              <w:t>High</w:t>
            </w:r>
          </w:p>
        </w:tc>
      </w:tr>
      <w:tr w:rsidR="00560B92" w14:paraId="52FA2CF9" w14:textId="77777777">
        <w:tc>
          <w:tcPr>
            <w:tcW w:w="2650" w:type="dxa"/>
            <w:tcMar>
              <w:top w:w="60" w:type="dxa"/>
              <w:left w:w="90" w:type="dxa"/>
              <w:bottom w:w="60" w:type="dxa"/>
              <w:right w:w="90" w:type="dxa"/>
            </w:tcMar>
          </w:tcPr>
          <w:p w14:paraId="52FA2CF4" w14:textId="77777777" w:rsidR="00560B92" w:rsidRPr="004A2375" w:rsidRDefault="006C69D3">
            <w:pPr>
              <w:spacing w:after="40" w:line="230" w:lineRule="auto"/>
              <w:rPr>
                <w:lang w:val="en-US"/>
              </w:rPr>
            </w:pPr>
            <w:r w:rsidRPr="004A2375">
              <w:rPr>
                <w:b/>
                <w:bCs/>
                <w:sz w:val="18"/>
                <w:szCs w:val="18"/>
                <w:lang w:val="en-US"/>
              </w:rPr>
              <w:t>Andøya Pad A – Isar Spectrum (launch)</w:t>
            </w:r>
          </w:p>
        </w:tc>
        <w:tc>
          <w:tcPr>
            <w:tcW w:w="1250" w:type="dxa"/>
            <w:tcMar>
              <w:top w:w="60" w:type="dxa"/>
              <w:left w:w="90" w:type="dxa"/>
              <w:bottom w:w="60" w:type="dxa"/>
              <w:right w:w="90" w:type="dxa"/>
            </w:tcMar>
          </w:tcPr>
          <w:p w14:paraId="52FA2CF5"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CF6" w14:textId="77777777" w:rsidR="00560B92" w:rsidRDefault="006C69D3">
            <w:pPr>
              <w:spacing w:after="40" w:line="230" w:lineRule="auto"/>
            </w:pPr>
            <w:r>
              <w:rPr>
                <w:sz w:val="18"/>
                <w:szCs w:val="18"/>
              </w:rPr>
              <w:t>Partial (Esrange)</w:t>
            </w:r>
          </w:p>
        </w:tc>
        <w:tc>
          <w:tcPr>
            <w:tcW w:w="1450" w:type="dxa"/>
            <w:tcMar>
              <w:top w:w="60" w:type="dxa"/>
              <w:left w:w="90" w:type="dxa"/>
              <w:bottom w:w="60" w:type="dxa"/>
              <w:right w:w="90" w:type="dxa"/>
            </w:tcMar>
          </w:tcPr>
          <w:p w14:paraId="52FA2CF7" w14:textId="77777777" w:rsidR="00560B92" w:rsidRDefault="006C69D3">
            <w:pPr>
              <w:spacing w:after="40" w:line="230" w:lineRule="auto"/>
            </w:pPr>
            <w:r>
              <w:rPr>
                <w:sz w:val="18"/>
                <w:szCs w:val="18"/>
              </w:rPr>
              <w:t>18+ months</w:t>
            </w:r>
          </w:p>
        </w:tc>
        <w:tc>
          <w:tcPr>
            <w:tcW w:w="1400" w:type="dxa"/>
            <w:tcMar>
              <w:top w:w="60" w:type="dxa"/>
              <w:left w:w="90" w:type="dxa"/>
              <w:bottom w:w="60" w:type="dxa"/>
              <w:right w:w="90" w:type="dxa"/>
            </w:tcMar>
          </w:tcPr>
          <w:p w14:paraId="52FA2CF8" w14:textId="77777777" w:rsidR="00560B92" w:rsidRDefault="006C69D3">
            <w:pPr>
              <w:spacing w:after="40" w:line="230" w:lineRule="auto"/>
            </w:pPr>
            <w:r>
              <w:rPr>
                <w:sz w:val="18"/>
                <w:szCs w:val="18"/>
              </w:rPr>
              <w:t>Medium-high</w:t>
            </w:r>
          </w:p>
        </w:tc>
      </w:tr>
      <w:tr w:rsidR="00560B92" w14:paraId="52FA2CFF" w14:textId="77777777">
        <w:tc>
          <w:tcPr>
            <w:tcW w:w="2650" w:type="dxa"/>
            <w:tcMar>
              <w:top w:w="60" w:type="dxa"/>
              <w:left w:w="90" w:type="dxa"/>
              <w:bottom w:w="60" w:type="dxa"/>
              <w:right w:w="90" w:type="dxa"/>
            </w:tcMar>
          </w:tcPr>
          <w:p w14:paraId="52FA2CFA" w14:textId="77777777" w:rsidR="00560B92" w:rsidRPr="004A2375" w:rsidRDefault="006C69D3">
            <w:pPr>
              <w:spacing w:after="40" w:line="230" w:lineRule="auto"/>
              <w:rPr>
                <w:lang w:val="en-US"/>
              </w:rPr>
            </w:pPr>
            <w:r w:rsidRPr="004A2375">
              <w:rPr>
                <w:b/>
                <w:bCs/>
                <w:sz w:val="18"/>
                <w:szCs w:val="18"/>
                <w:lang w:val="en-US"/>
              </w:rPr>
              <w:t>SaxaVord – RFA ONE + others (launch)</w:t>
            </w:r>
          </w:p>
        </w:tc>
        <w:tc>
          <w:tcPr>
            <w:tcW w:w="1250" w:type="dxa"/>
            <w:tcMar>
              <w:top w:w="60" w:type="dxa"/>
              <w:left w:w="90" w:type="dxa"/>
              <w:bottom w:w="60" w:type="dxa"/>
              <w:right w:w="90" w:type="dxa"/>
            </w:tcMar>
          </w:tcPr>
          <w:p w14:paraId="52FA2CFB"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CFC" w14:textId="77777777" w:rsidR="00560B92" w:rsidRDefault="006C69D3">
            <w:pPr>
              <w:spacing w:after="40" w:line="230" w:lineRule="auto"/>
            </w:pPr>
            <w:r>
              <w:rPr>
                <w:sz w:val="18"/>
                <w:szCs w:val="18"/>
              </w:rPr>
              <w:t>Partial</w:t>
            </w:r>
          </w:p>
        </w:tc>
        <w:tc>
          <w:tcPr>
            <w:tcW w:w="1450" w:type="dxa"/>
            <w:tcMar>
              <w:top w:w="60" w:type="dxa"/>
              <w:left w:w="90" w:type="dxa"/>
              <w:bottom w:w="60" w:type="dxa"/>
              <w:right w:w="90" w:type="dxa"/>
            </w:tcMar>
          </w:tcPr>
          <w:p w14:paraId="52FA2CFD" w14:textId="77777777" w:rsidR="00560B92" w:rsidRDefault="006C69D3">
            <w:pPr>
              <w:spacing w:after="40" w:line="230" w:lineRule="auto"/>
            </w:pPr>
            <w:r>
              <w:rPr>
                <w:sz w:val="18"/>
                <w:szCs w:val="18"/>
              </w:rPr>
              <w:t>≈18 months</w:t>
            </w:r>
          </w:p>
        </w:tc>
        <w:tc>
          <w:tcPr>
            <w:tcW w:w="1400" w:type="dxa"/>
            <w:tcMar>
              <w:top w:w="60" w:type="dxa"/>
              <w:left w:w="90" w:type="dxa"/>
              <w:bottom w:w="60" w:type="dxa"/>
              <w:right w:w="90" w:type="dxa"/>
            </w:tcMar>
          </w:tcPr>
          <w:p w14:paraId="52FA2CFE" w14:textId="77777777" w:rsidR="00560B92" w:rsidRDefault="006C69D3">
            <w:pPr>
              <w:spacing w:after="40" w:line="230" w:lineRule="auto"/>
            </w:pPr>
            <w:r>
              <w:rPr>
                <w:sz w:val="18"/>
                <w:szCs w:val="18"/>
              </w:rPr>
              <w:t>Medium-high</w:t>
            </w:r>
          </w:p>
        </w:tc>
      </w:tr>
      <w:tr w:rsidR="00560B92" w14:paraId="52FA2D05" w14:textId="77777777">
        <w:tc>
          <w:tcPr>
            <w:tcW w:w="2650" w:type="dxa"/>
            <w:tcMar>
              <w:top w:w="60" w:type="dxa"/>
              <w:left w:w="90" w:type="dxa"/>
              <w:bottom w:w="60" w:type="dxa"/>
              <w:right w:w="90" w:type="dxa"/>
            </w:tcMar>
          </w:tcPr>
          <w:p w14:paraId="52FA2D00" w14:textId="77777777" w:rsidR="00560B92" w:rsidRPr="004A2375" w:rsidRDefault="006C69D3">
            <w:pPr>
              <w:spacing w:after="40" w:line="230" w:lineRule="auto"/>
              <w:rPr>
                <w:lang w:val="en-US"/>
              </w:rPr>
            </w:pPr>
            <w:r w:rsidRPr="004A2375">
              <w:rPr>
                <w:b/>
                <w:bCs/>
                <w:sz w:val="18"/>
                <w:szCs w:val="18"/>
                <w:lang w:val="en-US"/>
              </w:rPr>
              <w:t>Esrange LC-3C – Firefly + Themis (launch)</w:t>
            </w:r>
          </w:p>
        </w:tc>
        <w:tc>
          <w:tcPr>
            <w:tcW w:w="1250" w:type="dxa"/>
            <w:tcMar>
              <w:top w:w="60" w:type="dxa"/>
              <w:left w:w="90" w:type="dxa"/>
              <w:bottom w:w="60" w:type="dxa"/>
              <w:right w:w="90" w:type="dxa"/>
            </w:tcMar>
          </w:tcPr>
          <w:p w14:paraId="52FA2D01"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02" w14:textId="77777777" w:rsidR="00560B92" w:rsidRDefault="006C69D3">
            <w:pPr>
              <w:spacing w:after="40" w:line="230" w:lineRule="auto"/>
            </w:pPr>
            <w:r>
              <w:rPr>
                <w:sz w:val="18"/>
                <w:szCs w:val="18"/>
              </w:rPr>
              <w:t>Partial (Andøya)</w:t>
            </w:r>
          </w:p>
        </w:tc>
        <w:tc>
          <w:tcPr>
            <w:tcW w:w="1450" w:type="dxa"/>
            <w:tcMar>
              <w:top w:w="60" w:type="dxa"/>
              <w:left w:w="90" w:type="dxa"/>
              <w:bottom w:w="60" w:type="dxa"/>
              <w:right w:w="90" w:type="dxa"/>
            </w:tcMar>
          </w:tcPr>
          <w:p w14:paraId="52FA2D03" w14:textId="77777777" w:rsidR="00560B92" w:rsidRDefault="006C69D3">
            <w:pPr>
              <w:spacing w:after="40" w:line="230" w:lineRule="auto"/>
            </w:pPr>
            <w:r>
              <w:rPr>
                <w:sz w:val="18"/>
                <w:szCs w:val="18"/>
              </w:rPr>
              <w:t>12–24 months</w:t>
            </w:r>
          </w:p>
        </w:tc>
        <w:tc>
          <w:tcPr>
            <w:tcW w:w="1400" w:type="dxa"/>
            <w:tcMar>
              <w:top w:w="60" w:type="dxa"/>
              <w:left w:w="90" w:type="dxa"/>
              <w:bottom w:w="60" w:type="dxa"/>
              <w:right w:w="90" w:type="dxa"/>
            </w:tcMar>
          </w:tcPr>
          <w:p w14:paraId="52FA2D04" w14:textId="77777777" w:rsidR="00560B92" w:rsidRDefault="006C69D3">
            <w:pPr>
              <w:spacing w:after="40" w:line="230" w:lineRule="auto"/>
            </w:pPr>
            <w:r>
              <w:rPr>
                <w:sz w:val="18"/>
                <w:szCs w:val="18"/>
              </w:rPr>
              <w:t>High</w:t>
            </w:r>
          </w:p>
        </w:tc>
      </w:tr>
      <w:tr w:rsidR="00560B92" w14:paraId="52FA2D0B" w14:textId="77777777">
        <w:tc>
          <w:tcPr>
            <w:tcW w:w="2650" w:type="dxa"/>
            <w:tcMar>
              <w:top w:w="60" w:type="dxa"/>
              <w:left w:w="90" w:type="dxa"/>
              <w:bottom w:w="60" w:type="dxa"/>
              <w:right w:w="90" w:type="dxa"/>
            </w:tcMar>
          </w:tcPr>
          <w:p w14:paraId="52FA2D06" w14:textId="77777777" w:rsidR="00560B92" w:rsidRDefault="006C69D3">
            <w:pPr>
              <w:spacing w:after="40" w:line="230" w:lineRule="auto"/>
            </w:pPr>
            <w:r>
              <w:rPr>
                <w:b/>
                <w:bCs/>
                <w:sz w:val="18"/>
                <w:szCs w:val="18"/>
              </w:rPr>
              <w:t>Atlantic Spaceport / Malbusca (launch)</w:t>
            </w:r>
          </w:p>
        </w:tc>
        <w:tc>
          <w:tcPr>
            <w:tcW w:w="1250" w:type="dxa"/>
            <w:tcMar>
              <w:top w:w="60" w:type="dxa"/>
              <w:left w:w="90" w:type="dxa"/>
              <w:bottom w:w="60" w:type="dxa"/>
              <w:right w:w="90" w:type="dxa"/>
            </w:tcMar>
          </w:tcPr>
          <w:p w14:paraId="52FA2D07" w14:textId="77777777" w:rsidR="00560B92" w:rsidRDefault="006C69D3">
            <w:pPr>
              <w:spacing w:after="40" w:line="230" w:lineRule="auto"/>
            </w:pPr>
            <w:r>
              <w:rPr>
                <w:sz w:val="18"/>
                <w:szCs w:val="18"/>
              </w:rPr>
              <w:t>Level 3 (conditional)</w:t>
            </w:r>
          </w:p>
        </w:tc>
        <w:tc>
          <w:tcPr>
            <w:tcW w:w="2500" w:type="dxa"/>
            <w:tcMar>
              <w:top w:w="60" w:type="dxa"/>
              <w:left w:w="90" w:type="dxa"/>
              <w:bottom w:w="60" w:type="dxa"/>
              <w:right w:w="90" w:type="dxa"/>
            </w:tcMar>
          </w:tcPr>
          <w:p w14:paraId="52FA2D08" w14:textId="77777777" w:rsidR="00560B92" w:rsidRDefault="006C69D3">
            <w:pPr>
              <w:spacing w:after="40" w:line="230" w:lineRule="auto"/>
            </w:pPr>
            <w:r>
              <w:rPr>
                <w:sz w:val="18"/>
                <w:szCs w:val="18"/>
              </w:rPr>
              <w:t>High (Esrange/Andøya/SaxaVord)</w:t>
            </w:r>
          </w:p>
        </w:tc>
        <w:tc>
          <w:tcPr>
            <w:tcW w:w="1450" w:type="dxa"/>
            <w:tcMar>
              <w:top w:w="60" w:type="dxa"/>
              <w:left w:w="90" w:type="dxa"/>
              <w:bottom w:w="60" w:type="dxa"/>
              <w:right w:w="90" w:type="dxa"/>
            </w:tcMar>
          </w:tcPr>
          <w:p w14:paraId="52FA2D09" w14:textId="77777777" w:rsidR="00560B92" w:rsidRDefault="006C69D3">
            <w:pPr>
              <w:spacing w:after="40" w:line="230" w:lineRule="auto"/>
            </w:pPr>
            <w:r>
              <w:rPr>
                <w:sz w:val="18"/>
                <w:szCs w:val="18"/>
              </w:rPr>
              <w:t>n/a</w:t>
            </w:r>
          </w:p>
        </w:tc>
        <w:tc>
          <w:tcPr>
            <w:tcW w:w="1400" w:type="dxa"/>
            <w:tcMar>
              <w:top w:w="60" w:type="dxa"/>
              <w:left w:w="90" w:type="dxa"/>
              <w:bottom w:w="60" w:type="dxa"/>
              <w:right w:w="90" w:type="dxa"/>
            </w:tcMar>
          </w:tcPr>
          <w:p w14:paraId="52FA2D0A" w14:textId="77777777" w:rsidR="00560B92" w:rsidRDefault="006C69D3">
            <w:pPr>
              <w:spacing w:after="40" w:line="230" w:lineRule="auto"/>
            </w:pPr>
            <w:r>
              <w:rPr>
                <w:sz w:val="18"/>
                <w:szCs w:val="18"/>
              </w:rPr>
              <w:t>Emerging</w:t>
            </w:r>
          </w:p>
        </w:tc>
      </w:tr>
      <w:tr w:rsidR="00560B92" w14:paraId="52FA2D11" w14:textId="77777777">
        <w:tc>
          <w:tcPr>
            <w:tcW w:w="2650" w:type="dxa"/>
            <w:tcMar>
              <w:top w:w="60" w:type="dxa"/>
              <w:left w:w="90" w:type="dxa"/>
              <w:bottom w:w="60" w:type="dxa"/>
              <w:right w:w="90" w:type="dxa"/>
            </w:tcMar>
          </w:tcPr>
          <w:p w14:paraId="52FA2D0C" w14:textId="77777777" w:rsidR="00560B92" w:rsidRDefault="006C69D3">
            <w:pPr>
              <w:spacing w:after="40" w:line="230" w:lineRule="auto"/>
            </w:pPr>
            <w:r>
              <w:rPr>
                <w:b/>
                <w:bCs/>
                <w:sz w:val="18"/>
                <w:szCs w:val="18"/>
              </w:rPr>
              <w:t>ArianeGroup Les Mureaux + Bremen (manufacturing)</w:t>
            </w:r>
          </w:p>
        </w:tc>
        <w:tc>
          <w:tcPr>
            <w:tcW w:w="1250" w:type="dxa"/>
            <w:tcMar>
              <w:top w:w="60" w:type="dxa"/>
              <w:left w:w="90" w:type="dxa"/>
              <w:bottom w:w="60" w:type="dxa"/>
              <w:right w:w="90" w:type="dxa"/>
            </w:tcMar>
          </w:tcPr>
          <w:p w14:paraId="52FA2D0D"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0E" w14:textId="77777777" w:rsidR="00560B92" w:rsidRDefault="006C69D3">
            <w:pPr>
              <w:spacing w:after="40" w:line="230" w:lineRule="auto"/>
            </w:pPr>
            <w:r>
              <w:rPr>
                <w:sz w:val="18"/>
                <w:szCs w:val="18"/>
              </w:rPr>
              <w:t>None</w:t>
            </w:r>
          </w:p>
        </w:tc>
        <w:tc>
          <w:tcPr>
            <w:tcW w:w="1450" w:type="dxa"/>
            <w:tcMar>
              <w:top w:w="60" w:type="dxa"/>
              <w:left w:w="90" w:type="dxa"/>
              <w:bottom w:w="60" w:type="dxa"/>
              <w:right w:w="90" w:type="dxa"/>
            </w:tcMar>
          </w:tcPr>
          <w:p w14:paraId="52FA2D0F" w14:textId="77777777" w:rsidR="00560B92" w:rsidRDefault="006C69D3">
            <w:pPr>
              <w:spacing w:after="40" w:line="230" w:lineRule="auto"/>
            </w:pPr>
            <w:r>
              <w:rPr>
                <w:sz w:val="18"/>
                <w:szCs w:val="18"/>
              </w:rPr>
              <w:t>3–5 yrs</w:t>
            </w:r>
          </w:p>
        </w:tc>
        <w:tc>
          <w:tcPr>
            <w:tcW w:w="1400" w:type="dxa"/>
            <w:tcMar>
              <w:top w:w="60" w:type="dxa"/>
              <w:left w:w="90" w:type="dxa"/>
              <w:bottom w:w="60" w:type="dxa"/>
              <w:right w:w="90" w:type="dxa"/>
            </w:tcMar>
          </w:tcPr>
          <w:p w14:paraId="52FA2D10" w14:textId="77777777" w:rsidR="00560B92" w:rsidRDefault="006C69D3">
            <w:pPr>
              <w:spacing w:after="40" w:line="230" w:lineRule="auto"/>
            </w:pPr>
            <w:r>
              <w:rPr>
                <w:sz w:val="18"/>
                <w:szCs w:val="18"/>
              </w:rPr>
              <w:t>Very high</w:t>
            </w:r>
          </w:p>
        </w:tc>
      </w:tr>
      <w:tr w:rsidR="00560B92" w14:paraId="52FA2D17" w14:textId="77777777">
        <w:tc>
          <w:tcPr>
            <w:tcW w:w="2650" w:type="dxa"/>
            <w:tcMar>
              <w:top w:w="60" w:type="dxa"/>
              <w:left w:w="90" w:type="dxa"/>
              <w:bottom w:w="60" w:type="dxa"/>
              <w:right w:w="90" w:type="dxa"/>
            </w:tcMar>
          </w:tcPr>
          <w:p w14:paraId="52FA2D12" w14:textId="77777777" w:rsidR="00560B92" w:rsidRDefault="006C69D3">
            <w:pPr>
              <w:spacing w:after="40" w:line="230" w:lineRule="auto"/>
            </w:pPr>
            <w:r>
              <w:rPr>
                <w:b/>
                <w:bCs/>
                <w:sz w:val="18"/>
                <w:szCs w:val="18"/>
              </w:rPr>
              <w:t>Avio Colleferro (manufacturing)</w:t>
            </w:r>
          </w:p>
        </w:tc>
        <w:tc>
          <w:tcPr>
            <w:tcW w:w="1250" w:type="dxa"/>
            <w:tcMar>
              <w:top w:w="60" w:type="dxa"/>
              <w:left w:w="90" w:type="dxa"/>
              <w:bottom w:w="60" w:type="dxa"/>
              <w:right w:w="90" w:type="dxa"/>
            </w:tcMar>
          </w:tcPr>
          <w:p w14:paraId="52FA2D13"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14" w14:textId="77777777" w:rsidR="00560B92" w:rsidRDefault="006C69D3">
            <w:pPr>
              <w:spacing w:after="40" w:line="230" w:lineRule="auto"/>
            </w:pPr>
            <w:r>
              <w:rPr>
                <w:sz w:val="18"/>
                <w:szCs w:val="18"/>
              </w:rPr>
              <w:t>None</w:t>
            </w:r>
          </w:p>
        </w:tc>
        <w:tc>
          <w:tcPr>
            <w:tcW w:w="1450" w:type="dxa"/>
            <w:tcMar>
              <w:top w:w="60" w:type="dxa"/>
              <w:left w:w="90" w:type="dxa"/>
              <w:bottom w:w="60" w:type="dxa"/>
              <w:right w:w="90" w:type="dxa"/>
            </w:tcMar>
          </w:tcPr>
          <w:p w14:paraId="52FA2D15" w14:textId="77777777" w:rsidR="00560B92" w:rsidRDefault="006C69D3">
            <w:pPr>
              <w:spacing w:after="40" w:line="230" w:lineRule="auto"/>
            </w:pPr>
            <w:r>
              <w:rPr>
                <w:sz w:val="18"/>
                <w:szCs w:val="18"/>
              </w:rPr>
              <w:t>3–5 yrs</w:t>
            </w:r>
          </w:p>
        </w:tc>
        <w:tc>
          <w:tcPr>
            <w:tcW w:w="1400" w:type="dxa"/>
            <w:tcMar>
              <w:top w:w="60" w:type="dxa"/>
              <w:left w:w="90" w:type="dxa"/>
              <w:bottom w:w="60" w:type="dxa"/>
              <w:right w:w="90" w:type="dxa"/>
            </w:tcMar>
          </w:tcPr>
          <w:p w14:paraId="52FA2D16" w14:textId="77777777" w:rsidR="00560B92" w:rsidRDefault="006C69D3">
            <w:pPr>
              <w:spacing w:after="40" w:line="230" w:lineRule="auto"/>
            </w:pPr>
            <w:r>
              <w:rPr>
                <w:sz w:val="18"/>
                <w:szCs w:val="18"/>
              </w:rPr>
              <w:t>Very high</w:t>
            </w:r>
          </w:p>
        </w:tc>
      </w:tr>
      <w:tr w:rsidR="00560B92" w14:paraId="52FA2D1D" w14:textId="77777777">
        <w:tc>
          <w:tcPr>
            <w:tcW w:w="2650" w:type="dxa"/>
            <w:tcMar>
              <w:top w:w="60" w:type="dxa"/>
              <w:left w:w="90" w:type="dxa"/>
              <w:bottom w:w="60" w:type="dxa"/>
              <w:right w:w="90" w:type="dxa"/>
            </w:tcMar>
          </w:tcPr>
          <w:p w14:paraId="52FA2D18" w14:textId="77777777" w:rsidR="00560B92" w:rsidRDefault="006C69D3">
            <w:pPr>
              <w:spacing w:after="40" w:line="230" w:lineRule="auto"/>
            </w:pPr>
            <w:r>
              <w:rPr>
                <w:b/>
                <w:bCs/>
                <w:sz w:val="18"/>
                <w:szCs w:val="18"/>
              </w:rPr>
              <w:t>MT Aerospace Augsburg (manufacturing)</w:t>
            </w:r>
          </w:p>
        </w:tc>
        <w:tc>
          <w:tcPr>
            <w:tcW w:w="1250" w:type="dxa"/>
            <w:tcMar>
              <w:top w:w="60" w:type="dxa"/>
              <w:left w:w="90" w:type="dxa"/>
              <w:bottom w:w="60" w:type="dxa"/>
              <w:right w:w="90" w:type="dxa"/>
            </w:tcMar>
          </w:tcPr>
          <w:p w14:paraId="52FA2D19" w14:textId="77777777" w:rsidR="00560B92" w:rsidRDefault="006C69D3">
            <w:pPr>
              <w:spacing w:after="40" w:line="230" w:lineRule="auto"/>
            </w:pPr>
            <w:r>
              <w:rPr>
                <w:sz w:val="18"/>
                <w:szCs w:val="18"/>
              </w:rPr>
              <w:t>Level 2</w:t>
            </w:r>
          </w:p>
        </w:tc>
        <w:tc>
          <w:tcPr>
            <w:tcW w:w="2500" w:type="dxa"/>
            <w:tcMar>
              <w:top w:w="60" w:type="dxa"/>
              <w:left w:w="90" w:type="dxa"/>
              <w:bottom w:w="60" w:type="dxa"/>
              <w:right w:w="90" w:type="dxa"/>
            </w:tcMar>
          </w:tcPr>
          <w:p w14:paraId="52FA2D1A" w14:textId="77777777" w:rsidR="00560B92" w:rsidRDefault="006C69D3">
            <w:pPr>
              <w:spacing w:after="40" w:line="230" w:lineRule="auto"/>
            </w:pPr>
            <w:r>
              <w:rPr>
                <w:sz w:val="18"/>
                <w:szCs w:val="18"/>
              </w:rPr>
              <w:t>Partial</w:t>
            </w:r>
          </w:p>
        </w:tc>
        <w:tc>
          <w:tcPr>
            <w:tcW w:w="1450" w:type="dxa"/>
            <w:tcMar>
              <w:top w:w="60" w:type="dxa"/>
              <w:left w:w="90" w:type="dxa"/>
              <w:bottom w:w="60" w:type="dxa"/>
              <w:right w:w="90" w:type="dxa"/>
            </w:tcMar>
          </w:tcPr>
          <w:p w14:paraId="52FA2D1B" w14:textId="77777777" w:rsidR="00560B92" w:rsidRDefault="006C69D3">
            <w:pPr>
              <w:spacing w:after="40" w:line="230" w:lineRule="auto"/>
            </w:pPr>
            <w:r>
              <w:rPr>
                <w:sz w:val="18"/>
                <w:szCs w:val="18"/>
              </w:rPr>
              <w:t>2–3 yrs</w:t>
            </w:r>
          </w:p>
        </w:tc>
        <w:tc>
          <w:tcPr>
            <w:tcW w:w="1400" w:type="dxa"/>
            <w:tcMar>
              <w:top w:w="60" w:type="dxa"/>
              <w:left w:w="90" w:type="dxa"/>
              <w:bottom w:w="60" w:type="dxa"/>
              <w:right w:w="90" w:type="dxa"/>
            </w:tcMar>
          </w:tcPr>
          <w:p w14:paraId="52FA2D1C" w14:textId="77777777" w:rsidR="00560B92" w:rsidRDefault="006C69D3">
            <w:pPr>
              <w:spacing w:after="40" w:line="230" w:lineRule="auto"/>
            </w:pPr>
            <w:r>
              <w:rPr>
                <w:sz w:val="18"/>
                <w:szCs w:val="18"/>
              </w:rPr>
              <w:t>High</w:t>
            </w:r>
          </w:p>
        </w:tc>
      </w:tr>
      <w:tr w:rsidR="00560B92" w14:paraId="52FA2D23" w14:textId="77777777">
        <w:tc>
          <w:tcPr>
            <w:tcW w:w="2650" w:type="dxa"/>
            <w:tcMar>
              <w:top w:w="60" w:type="dxa"/>
              <w:left w:w="90" w:type="dxa"/>
              <w:bottom w:w="60" w:type="dxa"/>
              <w:right w:w="90" w:type="dxa"/>
            </w:tcMar>
          </w:tcPr>
          <w:p w14:paraId="52FA2D1E" w14:textId="77777777" w:rsidR="00560B92" w:rsidRPr="004A2375" w:rsidRDefault="006C69D3">
            <w:pPr>
              <w:spacing w:after="40" w:line="230" w:lineRule="auto"/>
              <w:rPr>
                <w:lang w:val="en-US"/>
              </w:rPr>
            </w:pPr>
            <w:r w:rsidRPr="004A2375">
              <w:rPr>
                <w:b/>
                <w:bCs/>
                <w:sz w:val="18"/>
                <w:szCs w:val="18"/>
                <w:lang w:val="en-US"/>
              </w:rPr>
              <w:t>KSAT SvalSat + Troll (TT&amp;C)</w:t>
            </w:r>
          </w:p>
        </w:tc>
        <w:tc>
          <w:tcPr>
            <w:tcW w:w="1250" w:type="dxa"/>
            <w:tcMar>
              <w:top w:w="60" w:type="dxa"/>
              <w:left w:w="90" w:type="dxa"/>
              <w:bottom w:w="60" w:type="dxa"/>
              <w:right w:w="90" w:type="dxa"/>
            </w:tcMar>
          </w:tcPr>
          <w:p w14:paraId="52FA2D1F"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20" w14:textId="77777777" w:rsidR="00560B92" w:rsidRDefault="006C69D3">
            <w:pPr>
              <w:spacing w:after="40" w:line="230" w:lineRule="auto"/>
            </w:pPr>
            <w:r>
              <w:rPr>
                <w:sz w:val="18"/>
                <w:szCs w:val="18"/>
              </w:rPr>
              <w:t>None globally</w:t>
            </w:r>
          </w:p>
        </w:tc>
        <w:tc>
          <w:tcPr>
            <w:tcW w:w="1450" w:type="dxa"/>
            <w:tcMar>
              <w:top w:w="60" w:type="dxa"/>
              <w:left w:w="90" w:type="dxa"/>
              <w:bottom w:w="60" w:type="dxa"/>
              <w:right w:w="90" w:type="dxa"/>
            </w:tcMar>
          </w:tcPr>
          <w:p w14:paraId="52FA2D21" w14:textId="77777777" w:rsidR="00560B92" w:rsidRDefault="006C69D3">
            <w:pPr>
              <w:spacing w:after="40" w:line="230" w:lineRule="auto"/>
            </w:pPr>
            <w:r>
              <w:rPr>
                <w:sz w:val="18"/>
                <w:szCs w:val="18"/>
              </w:rPr>
              <w:t>5+ yrs</w:t>
            </w:r>
          </w:p>
        </w:tc>
        <w:tc>
          <w:tcPr>
            <w:tcW w:w="1400" w:type="dxa"/>
            <w:tcMar>
              <w:top w:w="60" w:type="dxa"/>
              <w:left w:w="90" w:type="dxa"/>
              <w:bottom w:w="60" w:type="dxa"/>
              <w:right w:w="90" w:type="dxa"/>
            </w:tcMar>
          </w:tcPr>
          <w:p w14:paraId="52FA2D22" w14:textId="77777777" w:rsidR="00560B92" w:rsidRDefault="006C69D3">
            <w:pPr>
              <w:spacing w:after="40" w:line="230" w:lineRule="auto"/>
            </w:pPr>
            <w:r>
              <w:rPr>
                <w:sz w:val="18"/>
                <w:szCs w:val="18"/>
              </w:rPr>
              <w:t>Very high</w:t>
            </w:r>
          </w:p>
        </w:tc>
      </w:tr>
      <w:tr w:rsidR="00560B92" w14:paraId="52FA2D29" w14:textId="77777777">
        <w:tc>
          <w:tcPr>
            <w:tcW w:w="2650" w:type="dxa"/>
            <w:tcMar>
              <w:top w:w="60" w:type="dxa"/>
              <w:left w:w="90" w:type="dxa"/>
              <w:bottom w:w="60" w:type="dxa"/>
              <w:right w:w="90" w:type="dxa"/>
            </w:tcMar>
          </w:tcPr>
          <w:p w14:paraId="52FA2D24" w14:textId="77777777" w:rsidR="00560B92" w:rsidRPr="004A2375" w:rsidRDefault="006C69D3">
            <w:pPr>
              <w:spacing w:after="40" w:line="230" w:lineRule="auto"/>
              <w:rPr>
                <w:lang w:val="en-US"/>
              </w:rPr>
            </w:pPr>
            <w:r w:rsidRPr="004A2375">
              <w:rPr>
                <w:b/>
                <w:bCs/>
                <w:sz w:val="18"/>
                <w:szCs w:val="18"/>
                <w:lang w:val="en-US"/>
              </w:rPr>
              <w:t>ESTRACK Kourou/Kiruna/Santa Maria + downrange (TT&amp;C)</w:t>
            </w:r>
          </w:p>
        </w:tc>
        <w:tc>
          <w:tcPr>
            <w:tcW w:w="1250" w:type="dxa"/>
            <w:tcMar>
              <w:top w:w="60" w:type="dxa"/>
              <w:left w:w="90" w:type="dxa"/>
              <w:bottom w:w="60" w:type="dxa"/>
              <w:right w:w="90" w:type="dxa"/>
            </w:tcMar>
          </w:tcPr>
          <w:p w14:paraId="52FA2D25"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26" w14:textId="77777777" w:rsidR="00560B92" w:rsidRDefault="006C69D3">
            <w:pPr>
              <w:spacing w:after="40" w:line="230" w:lineRule="auto"/>
            </w:pPr>
            <w:r>
              <w:rPr>
                <w:sz w:val="18"/>
                <w:szCs w:val="18"/>
              </w:rPr>
              <w:t>None</w:t>
            </w:r>
          </w:p>
        </w:tc>
        <w:tc>
          <w:tcPr>
            <w:tcW w:w="1450" w:type="dxa"/>
            <w:tcMar>
              <w:top w:w="60" w:type="dxa"/>
              <w:left w:w="90" w:type="dxa"/>
              <w:bottom w:w="60" w:type="dxa"/>
              <w:right w:w="90" w:type="dxa"/>
            </w:tcMar>
          </w:tcPr>
          <w:p w14:paraId="52FA2D27" w14:textId="77777777" w:rsidR="00560B92" w:rsidRDefault="006C69D3">
            <w:pPr>
              <w:spacing w:after="40" w:line="230" w:lineRule="auto"/>
            </w:pPr>
            <w:r>
              <w:rPr>
                <w:sz w:val="18"/>
                <w:szCs w:val="18"/>
              </w:rPr>
              <w:t>2–4 yrs</w:t>
            </w:r>
          </w:p>
        </w:tc>
        <w:tc>
          <w:tcPr>
            <w:tcW w:w="1400" w:type="dxa"/>
            <w:tcMar>
              <w:top w:w="60" w:type="dxa"/>
              <w:left w:w="90" w:type="dxa"/>
              <w:bottom w:w="60" w:type="dxa"/>
              <w:right w:w="90" w:type="dxa"/>
            </w:tcMar>
          </w:tcPr>
          <w:p w14:paraId="52FA2D28" w14:textId="77777777" w:rsidR="00560B92" w:rsidRDefault="006C69D3">
            <w:pPr>
              <w:spacing w:after="40" w:line="230" w:lineRule="auto"/>
            </w:pPr>
            <w:r>
              <w:rPr>
                <w:sz w:val="18"/>
                <w:szCs w:val="18"/>
              </w:rPr>
              <w:t>Very high</w:t>
            </w:r>
          </w:p>
        </w:tc>
      </w:tr>
      <w:tr w:rsidR="00560B92" w14:paraId="52FA2D2F" w14:textId="77777777">
        <w:tc>
          <w:tcPr>
            <w:tcW w:w="2650" w:type="dxa"/>
            <w:tcMar>
              <w:top w:w="60" w:type="dxa"/>
              <w:left w:w="90" w:type="dxa"/>
              <w:bottom w:w="60" w:type="dxa"/>
              <w:right w:w="90" w:type="dxa"/>
            </w:tcMar>
          </w:tcPr>
          <w:p w14:paraId="52FA2D2A" w14:textId="77777777" w:rsidR="00560B92" w:rsidRPr="004A2375" w:rsidRDefault="006C69D3">
            <w:pPr>
              <w:spacing w:after="40" w:line="230" w:lineRule="auto"/>
              <w:rPr>
                <w:lang w:val="en-US"/>
              </w:rPr>
            </w:pPr>
            <w:r w:rsidRPr="004A2375">
              <w:rPr>
                <w:b/>
                <w:bCs/>
                <w:sz w:val="18"/>
                <w:szCs w:val="18"/>
                <w:lang w:val="en-US"/>
              </w:rPr>
              <w:t>Baltasound Teleport, Unst (TT&amp;C)</w:t>
            </w:r>
          </w:p>
        </w:tc>
        <w:tc>
          <w:tcPr>
            <w:tcW w:w="1250" w:type="dxa"/>
            <w:tcMar>
              <w:top w:w="60" w:type="dxa"/>
              <w:left w:w="90" w:type="dxa"/>
              <w:bottom w:w="60" w:type="dxa"/>
              <w:right w:w="90" w:type="dxa"/>
            </w:tcMar>
          </w:tcPr>
          <w:p w14:paraId="52FA2D2B"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2C" w14:textId="77777777" w:rsidR="00560B92" w:rsidRDefault="006C69D3">
            <w:pPr>
              <w:spacing w:after="40" w:line="230" w:lineRule="auto"/>
            </w:pPr>
            <w:r>
              <w:rPr>
                <w:sz w:val="18"/>
                <w:szCs w:val="18"/>
              </w:rPr>
              <w:t>None locally</w:t>
            </w:r>
          </w:p>
        </w:tc>
        <w:tc>
          <w:tcPr>
            <w:tcW w:w="1450" w:type="dxa"/>
            <w:tcMar>
              <w:top w:w="60" w:type="dxa"/>
              <w:left w:w="90" w:type="dxa"/>
              <w:bottom w:w="60" w:type="dxa"/>
              <w:right w:w="90" w:type="dxa"/>
            </w:tcMar>
          </w:tcPr>
          <w:p w14:paraId="52FA2D2D" w14:textId="77777777" w:rsidR="00560B92" w:rsidRDefault="006C69D3">
            <w:pPr>
              <w:spacing w:after="40" w:line="230" w:lineRule="auto"/>
            </w:pPr>
            <w:r>
              <w:rPr>
                <w:sz w:val="18"/>
                <w:szCs w:val="18"/>
              </w:rPr>
              <w:t>12 months</w:t>
            </w:r>
          </w:p>
        </w:tc>
        <w:tc>
          <w:tcPr>
            <w:tcW w:w="1400" w:type="dxa"/>
            <w:tcMar>
              <w:top w:w="60" w:type="dxa"/>
              <w:left w:w="90" w:type="dxa"/>
              <w:bottom w:w="60" w:type="dxa"/>
              <w:right w:w="90" w:type="dxa"/>
            </w:tcMar>
          </w:tcPr>
          <w:p w14:paraId="52FA2D2E" w14:textId="77777777" w:rsidR="00560B92" w:rsidRDefault="006C69D3">
            <w:pPr>
              <w:spacing w:after="40" w:line="230" w:lineRule="auto"/>
            </w:pPr>
            <w:r>
              <w:rPr>
                <w:sz w:val="18"/>
                <w:szCs w:val="18"/>
              </w:rPr>
              <w:t>High</w:t>
            </w:r>
          </w:p>
        </w:tc>
      </w:tr>
      <w:tr w:rsidR="00560B92" w14:paraId="52FA2D35" w14:textId="77777777">
        <w:tc>
          <w:tcPr>
            <w:tcW w:w="2650" w:type="dxa"/>
            <w:tcMar>
              <w:top w:w="60" w:type="dxa"/>
              <w:left w:w="90" w:type="dxa"/>
              <w:bottom w:w="60" w:type="dxa"/>
              <w:right w:w="90" w:type="dxa"/>
            </w:tcMar>
          </w:tcPr>
          <w:p w14:paraId="52FA2D30" w14:textId="77777777" w:rsidR="00560B92" w:rsidRPr="004A2375" w:rsidRDefault="006C69D3">
            <w:pPr>
              <w:spacing w:after="40" w:line="230" w:lineRule="auto"/>
              <w:rPr>
                <w:lang w:val="en-US"/>
              </w:rPr>
            </w:pPr>
            <w:r w:rsidRPr="004A2375">
              <w:rPr>
                <w:b/>
                <w:bCs/>
                <w:sz w:val="18"/>
                <w:szCs w:val="18"/>
                <w:lang w:val="en-US"/>
              </w:rPr>
              <w:t>Jupiter Control Room, CSG (operations)</w:t>
            </w:r>
          </w:p>
        </w:tc>
        <w:tc>
          <w:tcPr>
            <w:tcW w:w="1250" w:type="dxa"/>
            <w:tcMar>
              <w:top w:w="60" w:type="dxa"/>
              <w:left w:w="90" w:type="dxa"/>
              <w:bottom w:w="60" w:type="dxa"/>
              <w:right w:w="90" w:type="dxa"/>
            </w:tcMar>
          </w:tcPr>
          <w:p w14:paraId="52FA2D31"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32" w14:textId="77777777" w:rsidR="00560B92" w:rsidRDefault="006C69D3">
            <w:pPr>
              <w:spacing w:after="40" w:line="230" w:lineRule="auto"/>
            </w:pPr>
            <w:r>
              <w:rPr>
                <w:sz w:val="18"/>
                <w:szCs w:val="18"/>
              </w:rPr>
              <w:t>None</w:t>
            </w:r>
          </w:p>
        </w:tc>
        <w:tc>
          <w:tcPr>
            <w:tcW w:w="1450" w:type="dxa"/>
            <w:tcMar>
              <w:top w:w="60" w:type="dxa"/>
              <w:left w:w="90" w:type="dxa"/>
              <w:bottom w:w="60" w:type="dxa"/>
              <w:right w:w="90" w:type="dxa"/>
            </w:tcMar>
          </w:tcPr>
          <w:p w14:paraId="52FA2D33" w14:textId="77777777" w:rsidR="00560B92" w:rsidRDefault="006C69D3">
            <w:pPr>
              <w:spacing w:after="40" w:line="230" w:lineRule="auto"/>
            </w:pPr>
            <w:r>
              <w:rPr>
                <w:sz w:val="18"/>
                <w:szCs w:val="18"/>
              </w:rPr>
              <w:t>3–5 yrs</w:t>
            </w:r>
          </w:p>
        </w:tc>
        <w:tc>
          <w:tcPr>
            <w:tcW w:w="1400" w:type="dxa"/>
            <w:tcMar>
              <w:top w:w="60" w:type="dxa"/>
              <w:left w:w="90" w:type="dxa"/>
              <w:bottom w:w="60" w:type="dxa"/>
              <w:right w:w="90" w:type="dxa"/>
            </w:tcMar>
          </w:tcPr>
          <w:p w14:paraId="52FA2D34" w14:textId="77777777" w:rsidR="00560B92" w:rsidRDefault="006C69D3">
            <w:pPr>
              <w:spacing w:after="40" w:line="230" w:lineRule="auto"/>
            </w:pPr>
            <w:r>
              <w:rPr>
                <w:sz w:val="18"/>
                <w:szCs w:val="18"/>
              </w:rPr>
              <w:t>Very high</w:t>
            </w:r>
          </w:p>
        </w:tc>
      </w:tr>
      <w:tr w:rsidR="00560B92" w14:paraId="52FA2D3B" w14:textId="77777777">
        <w:tc>
          <w:tcPr>
            <w:tcW w:w="2650" w:type="dxa"/>
            <w:tcMar>
              <w:top w:w="60" w:type="dxa"/>
              <w:left w:w="90" w:type="dxa"/>
              <w:bottom w:w="60" w:type="dxa"/>
              <w:right w:w="90" w:type="dxa"/>
            </w:tcMar>
          </w:tcPr>
          <w:p w14:paraId="52FA2D36" w14:textId="77777777" w:rsidR="00560B92" w:rsidRPr="004A2375" w:rsidRDefault="006C69D3">
            <w:pPr>
              <w:spacing w:after="40" w:line="230" w:lineRule="auto"/>
              <w:rPr>
                <w:lang w:val="en-US"/>
              </w:rPr>
            </w:pPr>
            <w:r w:rsidRPr="004A2375">
              <w:rPr>
                <w:b/>
                <w:bCs/>
                <w:sz w:val="18"/>
                <w:szCs w:val="18"/>
                <w:lang w:val="en-US"/>
              </w:rPr>
              <w:t>ESOC + Galileo GCCs + GSMC + Columbus CC (operations)</w:t>
            </w:r>
          </w:p>
        </w:tc>
        <w:tc>
          <w:tcPr>
            <w:tcW w:w="1250" w:type="dxa"/>
            <w:tcMar>
              <w:top w:w="60" w:type="dxa"/>
              <w:left w:w="90" w:type="dxa"/>
              <w:bottom w:w="60" w:type="dxa"/>
              <w:right w:w="90" w:type="dxa"/>
            </w:tcMar>
          </w:tcPr>
          <w:p w14:paraId="52FA2D37"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38" w14:textId="77777777" w:rsidR="00560B92" w:rsidRDefault="006C69D3">
            <w:pPr>
              <w:spacing w:after="40" w:line="230" w:lineRule="auto"/>
            </w:pPr>
            <w:r>
              <w:rPr>
                <w:sz w:val="18"/>
                <w:szCs w:val="18"/>
              </w:rPr>
              <w:t>Partial (CNES/DLR)</w:t>
            </w:r>
          </w:p>
        </w:tc>
        <w:tc>
          <w:tcPr>
            <w:tcW w:w="1450" w:type="dxa"/>
            <w:tcMar>
              <w:top w:w="60" w:type="dxa"/>
              <w:left w:w="90" w:type="dxa"/>
              <w:bottom w:w="60" w:type="dxa"/>
              <w:right w:w="90" w:type="dxa"/>
            </w:tcMar>
          </w:tcPr>
          <w:p w14:paraId="52FA2D39" w14:textId="77777777" w:rsidR="00560B92" w:rsidRDefault="006C69D3">
            <w:pPr>
              <w:spacing w:after="40" w:line="230" w:lineRule="auto"/>
            </w:pPr>
            <w:r>
              <w:rPr>
                <w:sz w:val="18"/>
                <w:szCs w:val="18"/>
              </w:rPr>
              <w:t>2–3 yrs</w:t>
            </w:r>
          </w:p>
        </w:tc>
        <w:tc>
          <w:tcPr>
            <w:tcW w:w="1400" w:type="dxa"/>
            <w:tcMar>
              <w:top w:w="60" w:type="dxa"/>
              <w:left w:w="90" w:type="dxa"/>
              <w:bottom w:w="60" w:type="dxa"/>
              <w:right w:w="90" w:type="dxa"/>
            </w:tcMar>
          </w:tcPr>
          <w:p w14:paraId="52FA2D3A" w14:textId="77777777" w:rsidR="00560B92" w:rsidRDefault="006C69D3">
            <w:pPr>
              <w:spacing w:after="40" w:line="230" w:lineRule="auto"/>
            </w:pPr>
            <w:r>
              <w:rPr>
                <w:sz w:val="18"/>
                <w:szCs w:val="18"/>
              </w:rPr>
              <w:t>Very high</w:t>
            </w:r>
          </w:p>
        </w:tc>
      </w:tr>
      <w:tr w:rsidR="00560B92" w14:paraId="52FA2D41" w14:textId="77777777">
        <w:tc>
          <w:tcPr>
            <w:tcW w:w="2650" w:type="dxa"/>
            <w:tcMar>
              <w:top w:w="60" w:type="dxa"/>
              <w:left w:w="90" w:type="dxa"/>
              <w:bottom w:w="60" w:type="dxa"/>
              <w:right w:w="90" w:type="dxa"/>
            </w:tcMar>
          </w:tcPr>
          <w:p w14:paraId="52FA2D3C" w14:textId="77777777" w:rsidR="00560B92" w:rsidRPr="004A2375" w:rsidRDefault="006C69D3">
            <w:pPr>
              <w:spacing w:after="40" w:line="230" w:lineRule="auto"/>
              <w:rPr>
                <w:lang w:val="fr-BE"/>
              </w:rPr>
            </w:pPr>
            <w:r w:rsidRPr="004A2375">
              <w:rPr>
                <w:b/>
                <w:bCs/>
                <w:sz w:val="18"/>
                <w:szCs w:val="18"/>
                <w:lang w:val="fr-BE"/>
              </w:rPr>
              <w:t>Canopée + Pariacabo + MN Toucan/Colibri (transport)</w:t>
            </w:r>
          </w:p>
        </w:tc>
        <w:tc>
          <w:tcPr>
            <w:tcW w:w="1250" w:type="dxa"/>
            <w:tcMar>
              <w:top w:w="60" w:type="dxa"/>
              <w:left w:w="90" w:type="dxa"/>
              <w:bottom w:w="60" w:type="dxa"/>
              <w:right w:w="90" w:type="dxa"/>
            </w:tcMar>
          </w:tcPr>
          <w:p w14:paraId="52FA2D3D" w14:textId="77777777" w:rsidR="00560B92" w:rsidRDefault="006C69D3">
            <w:pPr>
              <w:spacing w:after="40" w:line="230" w:lineRule="auto"/>
            </w:pPr>
            <w:r>
              <w:rPr>
                <w:sz w:val="18"/>
                <w:szCs w:val="18"/>
              </w:rPr>
              <w:t>Level 2</w:t>
            </w:r>
          </w:p>
        </w:tc>
        <w:tc>
          <w:tcPr>
            <w:tcW w:w="2500" w:type="dxa"/>
            <w:tcMar>
              <w:top w:w="60" w:type="dxa"/>
              <w:left w:w="90" w:type="dxa"/>
              <w:bottom w:w="60" w:type="dxa"/>
              <w:right w:w="90" w:type="dxa"/>
            </w:tcMar>
          </w:tcPr>
          <w:p w14:paraId="52FA2D3E" w14:textId="77777777" w:rsidR="00560B92" w:rsidRDefault="006C69D3">
            <w:pPr>
              <w:spacing w:after="40" w:line="230" w:lineRule="auto"/>
            </w:pPr>
            <w:r>
              <w:rPr>
                <w:sz w:val="18"/>
                <w:szCs w:val="18"/>
              </w:rPr>
              <w:t>Low</w:t>
            </w:r>
          </w:p>
        </w:tc>
        <w:tc>
          <w:tcPr>
            <w:tcW w:w="1450" w:type="dxa"/>
            <w:tcMar>
              <w:top w:w="60" w:type="dxa"/>
              <w:left w:w="90" w:type="dxa"/>
              <w:bottom w:w="60" w:type="dxa"/>
              <w:right w:w="90" w:type="dxa"/>
            </w:tcMar>
          </w:tcPr>
          <w:p w14:paraId="52FA2D3F" w14:textId="77777777" w:rsidR="00560B92" w:rsidRDefault="006C69D3">
            <w:pPr>
              <w:spacing w:after="40" w:line="230" w:lineRule="auto"/>
            </w:pPr>
            <w:r>
              <w:rPr>
                <w:sz w:val="18"/>
                <w:szCs w:val="18"/>
              </w:rPr>
              <w:t>12–24 months</w:t>
            </w:r>
          </w:p>
        </w:tc>
        <w:tc>
          <w:tcPr>
            <w:tcW w:w="1400" w:type="dxa"/>
            <w:tcMar>
              <w:top w:w="60" w:type="dxa"/>
              <w:left w:w="90" w:type="dxa"/>
              <w:bottom w:w="60" w:type="dxa"/>
              <w:right w:w="90" w:type="dxa"/>
            </w:tcMar>
          </w:tcPr>
          <w:p w14:paraId="52FA2D40" w14:textId="77777777" w:rsidR="00560B92" w:rsidRDefault="006C69D3">
            <w:pPr>
              <w:spacing w:after="40" w:line="230" w:lineRule="auto"/>
            </w:pPr>
            <w:r>
              <w:rPr>
                <w:sz w:val="18"/>
                <w:szCs w:val="18"/>
              </w:rPr>
              <w:t>High – vulnerable</w:t>
            </w:r>
          </w:p>
        </w:tc>
      </w:tr>
      <w:tr w:rsidR="00560B92" w14:paraId="52FA2D47" w14:textId="77777777">
        <w:tc>
          <w:tcPr>
            <w:tcW w:w="2650" w:type="dxa"/>
            <w:tcMar>
              <w:top w:w="60" w:type="dxa"/>
              <w:left w:w="90" w:type="dxa"/>
              <w:bottom w:w="60" w:type="dxa"/>
              <w:right w:w="90" w:type="dxa"/>
            </w:tcMar>
          </w:tcPr>
          <w:p w14:paraId="52FA2D42" w14:textId="77777777" w:rsidR="00560B92" w:rsidRPr="004A2375" w:rsidRDefault="006C69D3">
            <w:pPr>
              <w:spacing w:after="40" w:line="230" w:lineRule="auto"/>
              <w:rPr>
                <w:lang w:val="fr-BE"/>
              </w:rPr>
            </w:pPr>
            <w:r w:rsidRPr="004A2375">
              <w:rPr>
                <w:b/>
                <w:bCs/>
                <w:sz w:val="18"/>
                <w:szCs w:val="18"/>
                <w:lang w:val="fr-BE"/>
              </w:rPr>
              <w:t>EU SST + ESA SW Office + GRAVES + GSSAC (SSA/SW)</w:t>
            </w:r>
          </w:p>
        </w:tc>
        <w:tc>
          <w:tcPr>
            <w:tcW w:w="1250" w:type="dxa"/>
            <w:tcMar>
              <w:top w:w="60" w:type="dxa"/>
              <w:left w:w="90" w:type="dxa"/>
              <w:bottom w:w="60" w:type="dxa"/>
              <w:right w:w="90" w:type="dxa"/>
            </w:tcMar>
          </w:tcPr>
          <w:p w14:paraId="52FA2D43" w14:textId="77777777" w:rsidR="00560B92" w:rsidRDefault="006C69D3">
            <w:pPr>
              <w:spacing w:after="40" w:line="230" w:lineRule="auto"/>
            </w:pPr>
            <w:r>
              <w:rPr>
                <w:sz w:val="18"/>
                <w:szCs w:val="18"/>
              </w:rPr>
              <w:t>Level 1</w:t>
            </w:r>
          </w:p>
        </w:tc>
        <w:tc>
          <w:tcPr>
            <w:tcW w:w="2500" w:type="dxa"/>
            <w:tcMar>
              <w:top w:w="60" w:type="dxa"/>
              <w:left w:w="90" w:type="dxa"/>
              <w:bottom w:w="60" w:type="dxa"/>
              <w:right w:w="90" w:type="dxa"/>
            </w:tcMar>
          </w:tcPr>
          <w:p w14:paraId="52FA2D44" w14:textId="77777777" w:rsidR="00560B92" w:rsidRDefault="006C69D3">
            <w:pPr>
              <w:spacing w:after="40" w:line="230" w:lineRule="auto"/>
            </w:pPr>
            <w:r>
              <w:rPr>
                <w:sz w:val="18"/>
                <w:szCs w:val="18"/>
              </w:rPr>
              <w:t>Partial</w:t>
            </w:r>
          </w:p>
        </w:tc>
        <w:tc>
          <w:tcPr>
            <w:tcW w:w="1450" w:type="dxa"/>
            <w:tcMar>
              <w:top w:w="60" w:type="dxa"/>
              <w:left w:w="90" w:type="dxa"/>
              <w:bottom w:w="60" w:type="dxa"/>
              <w:right w:w="90" w:type="dxa"/>
            </w:tcMar>
          </w:tcPr>
          <w:p w14:paraId="52FA2D45" w14:textId="77777777" w:rsidR="00560B92" w:rsidRDefault="006C69D3">
            <w:pPr>
              <w:spacing w:after="40" w:line="230" w:lineRule="auto"/>
            </w:pPr>
            <w:r>
              <w:rPr>
                <w:sz w:val="18"/>
                <w:szCs w:val="18"/>
              </w:rPr>
              <w:t>12 months</w:t>
            </w:r>
          </w:p>
        </w:tc>
        <w:tc>
          <w:tcPr>
            <w:tcW w:w="1400" w:type="dxa"/>
            <w:tcMar>
              <w:top w:w="60" w:type="dxa"/>
              <w:left w:w="90" w:type="dxa"/>
              <w:bottom w:w="60" w:type="dxa"/>
              <w:right w:w="90" w:type="dxa"/>
            </w:tcMar>
          </w:tcPr>
          <w:p w14:paraId="52FA2D46" w14:textId="77777777" w:rsidR="00560B92" w:rsidRDefault="006C69D3">
            <w:pPr>
              <w:spacing w:after="40" w:line="230" w:lineRule="auto"/>
            </w:pPr>
            <w:r>
              <w:rPr>
                <w:sz w:val="18"/>
                <w:szCs w:val="18"/>
              </w:rPr>
              <w:t>High</w:t>
            </w:r>
          </w:p>
        </w:tc>
      </w:tr>
    </w:tbl>
    <w:p w14:paraId="52FA2D48" w14:textId="0F76F059" w:rsidR="00560B92" w:rsidRPr="004A2375" w:rsidRDefault="006C69D3">
      <w:pPr>
        <w:spacing w:before="40"/>
        <w:rPr>
          <w:lang w:val="en-US"/>
        </w:rPr>
      </w:pPr>
      <w:r w:rsidRPr="004A2375">
        <w:rPr>
          <w:i/>
          <w:iCs/>
          <w:lang w:val="en-US"/>
        </w:rPr>
        <w:t>* Emerging orbital sites are shown at their intended Level 1 role once operational; none has yet demonstrated orbital capability (</w:t>
      </w:r>
      <w:r w:rsidR="00E945BD">
        <w:rPr>
          <w:i/>
          <w:iCs/>
          <w:lang w:val="en-US"/>
        </w:rPr>
        <w:t xml:space="preserve">Subtask </w:t>
      </w:r>
      <w:r w:rsidRPr="004A2375">
        <w:rPr>
          <w:i/>
          <w:iCs/>
          <w:lang w:val="en-US"/>
        </w:rPr>
        <w:t>2.3 item B4).</w:t>
      </w:r>
      <w:commentRangeEnd w:id="1"/>
      <w:r w:rsidR="00B671CE" w:rsidRPr="004A2375">
        <w:rPr>
          <w:rStyle w:val="CommentReference"/>
          <w:sz w:val="20"/>
          <w:szCs w:val="20"/>
          <w:lang w:val="en-US"/>
        </w:rPr>
        <w:commentReference w:id="1"/>
      </w:r>
    </w:p>
    <w:p w14:paraId="52FA2D49" w14:textId="77777777" w:rsidR="00560B92" w:rsidRPr="004A2375" w:rsidRDefault="006C69D3">
      <w:pPr>
        <w:pStyle w:val="Heading2"/>
        <w:rPr>
          <w:lang w:val="en-US"/>
        </w:rPr>
      </w:pPr>
      <w:r w:rsidRPr="004A2375">
        <w:rPr>
          <w:lang w:val="en-US"/>
        </w:rPr>
        <w:t>5.2 Scenarios at a glance</w:t>
      </w:r>
    </w:p>
    <w:p w14:paraId="52FA2D4A" w14:textId="77777777" w:rsidR="00560B92" w:rsidRDefault="006C69D3">
      <w:pPr>
        <w:spacing w:line="264" w:lineRule="auto"/>
      </w:pPr>
      <w:r w:rsidRPr="004A2375">
        <w:rPr>
          <w:lang w:val="en-US"/>
        </w:rPr>
        <w:t xml:space="preserve">The five scenarios are distinguished first by their doctrine — the one governing idea that organises everything else. </w:t>
      </w:r>
      <w:r>
        <w:t>In one line each:</w:t>
      </w:r>
    </w:p>
    <w:p w14:paraId="52FA2D4B" w14:textId="77777777" w:rsidR="00560B92" w:rsidRPr="004A2375" w:rsidRDefault="006C69D3">
      <w:pPr>
        <w:pStyle w:val="ListParagraph"/>
        <w:numPr>
          <w:ilvl w:val="0"/>
          <w:numId w:val="2"/>
        </w:numPr>
        <w:spacing w:after="80" w:line="264" w:lineRule="auto"/>
        <w:rPr>
          <w:lang w:val="en-US"/>
        </w:rPr>
      </w:pPr>
      <w:r w:rsidRPr="004A2375">
        <w:rPr>
          <w:b/>
          <w:bCs/>
          <w:lang w:val="en-US"/>
        </w:rPr>
        <w:t xml:space="preserve">S1 — Status Quo: </w:t>
      </w:r>
      <w:r w:rsidRPr="004A2375">
        <w:rPr>
          <w:lang w:val="en-US"/>
        </w:rPr>
        <w:t>keep the current system running as-is; change nothing at EU level.</w:t>
      </w:r>
    </w:p>
    <w:p w14:paraId="52FA2D4C" w14:textId="77777777" w:rsidR="00560B92" w:rsidRPr="004A2375" w:rsidRDefault="006C69D3">
      <w:pPr>
        <w:pStyle w:val="ListParagraph"/>
        <w:numPr>
          <w:ilvl w:val="0"/>
          <w:numId w:val="2"/>
        </w:numPr>
        <w:spacing w:after="80" w:line="264" w:lineRule="auto"/>
        <w:rPr>
          <w:lang w:val="en-US"/>
        </w:rPr>
      </w:pPr>
      <w:r w:rsidRPr="004A2375">
        <w:rPr>
          <w:b/>
          <w:bCs/>
          <w:lang w:val="en-US"/>
        </w:rPr>
        <w:t xml:space="preserve">S2 — Integrated Network: </w:t>
      </w:r>
      <w:r w:rsidRPr="004A2375">
        <w:rPr>
          <w:lang w:val="en-US"/>
        </w:rPr>
        <w:t>coordinate the many sites into one resilient, standardised EU network.</w:t>
      </w:r>
    </w:p>
    <w:p w14:paraId="52FA2D4D" w14:textId="77777777" w:rsidR="00560B92" w:rsidRPr="004A2375" w:rsidRDefault="006C69D3">
      <w:pPr>
        <w:pStyle w:val="ListParagraph"/>
        <w:numPr>
          <w:ilvl w:val="0"/>
          <w:numId w:val="2"/>
        </w:numPr>
        <w:spacing w:after="80" w:line="264" w:lineRule="auto"/>
        <w:rPr>
          <w:lang w:val="en-US"/>
        </w:rPr>
      </w:pPr>
      <w:r w:rsidRPr="004A2375">
        <w:rPr>
          <w:b/>
          <w:bCs/>
          <w:lang w:val="en-US"/>
        </w:rPr>
        <w:t xml:space="preserve">S3 — Commercial Breakthrough: </w:t>
      </w:r>
      <w:r w:rsidRPr="004A2375">
        <w:rPr>
          <w:lang w:val="en-US"/>
        </w:rPr>
        <w:t>let private operators lead expansion; the state anchors demand and regulates.</w:t>
      </w:r>
    </w:p>
    <w:p w14:paraId="52FA2D4E" w14:textId="77777777" w:rsidR="00560B92" w:rsidRPr="004A2375" w:rsidRDefault="006C69D3">
      <w:pPr>
        <w:pStyle w:val="ListParagraph"/>
        <w:numPr>
          <w:ilvl w:val="0"/>
          <w:numId w:val="2"/>
        </w:numPr>
        <w:spacing w:after="80" w:line="264" w:lineRule="auto"/>
        <w:rPr>
          <w:lang w:val="en-US"/>
        </w:rPr>
      </w:pPr>
      <w:r w:rsidRPr="004A2375">
        <w:rPr>
          <w:b/>
          <w:bCs/>
          <w:lang w:val="en-US"/>
        </w:rPr>
        <w:t xml:space="preserve">S4 — CSG Enhanced: </w:t>
      </w:r>
      <w:r w:rsidRPr="004A2375">
        <w:rPr>
          <w:lang w:val="en-US"/>
        </w:rPr>
        <w:t>concentrate investment on hardening and expanding the one crown-jewel, CSG.</w:t>
      </w:r>
    </w:p>
    <w:p w14:paraId="52FA2D4F" w14:textId="77777777" w:rsidR="00560B92" w:rsidRPr="004A2375" w:rsidRDefault="006C69D3">
      <w:pPr>
        <w:pStyle w:val="ListParagraph"/>
        <w:numPr>
          <w:ilvl w:val="0"/>
          <w:numId w:val="2"/>
        </w:numPr>
        <w:spacing w:after="80" w:line="264" w:lineRule="auto"/>
        <w:rPr>
          <w:lang w:val="en-US"/>
        </w:rPr>
      </w:pPr>
      <w:r w:rsidRPr="004A2375">
        <w:rPr>
          <w:b/>
          <w:bCs/>
          <w:lang w:val="en-US"/>
        </w:rPr>
        <w:t xml:space="preserve">S5 — Fragmented Decline: </w:t>
      </w:r>
      <w:r w:rsidRPr="004A2375">
        <w:rPr>
          <w:lang w:val="en-US"/>
        </w:rPr>
        <w:t>the downside if nothing is coordinated — erosion, operator exit and external dependence.</w:t>
      </w:r>
    </w:p>
    <w:p w14:paraId="52FA2D50" w14:textId="77777777" w:rsidR="00560B92" w:rsidRPr="004A2375" w:rsidRDefault="006C69D3">
      <w:pPr>
        <w:spacing w:before="160" w:after="80"/>
        <w:rPr>
          <w:lang w:val="en-US"/>
        </w:rPr>
      </w:pPr>
      <w:r w:rsidRPr="004A2375">
        <w:rPr>
          <w:b/>
          <w:bCs/>
          <w:color w:val="1F3864"/>
          <w:sz w:val="18"/>
          <w:szCs w:val="18"/>
          <w:lang w:val="en-US"/>
        </w:rPr>
        <w:t>Table 5.2 – Scenario doctrines at a glance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550"/>
        <w:gridCol w:w="2550"/>
        <w:gridCol w:w="1050"/>
        <w:gridCol w:w="2300"/>
      </w:tblGrid>
      <w:tr w:rsidR="00560B92" w14:paraId="52FA2D56" w14:textId="77777777">
        <w:trPr>
          <w:tblHeader/>
        </w:trPr>
        <w:tc>
          <w:tcPr>
            <w:tcW w:w="1250" w:type="dxa"/>
            <w:shd w:val="clear" w:color="auto" w:fill="1F3864"/>
            <w:tcMar>
              <w:top w:w="60" w:type="dxa"/>
              <w:left w:w="90" w:type="dxa"/>
              <w:bottom w:w="60" w:type="dxa"/>
              <w:right w:w="90" w:type="dxa"/>
            </w:tcMar>
            <w:vAlign w:val="center"/>
          </w:tcPr>
          <w:p w14:paraId="52FA2D51" w14:textId="77777777" w:rsidR="00560B92" w:rsidRDefault="006C69D3">
            <w:pPr>
              <w:spacing w:after="0"/>
            </w:pPr>
            <w:r>
              <w:rPr>
                <w:b/>
                <w:bCs/>
                <w:color w:val="FFFFFF"/>
                <w:sz w:val="18"/>
                <w:szCs w:val="18"/>
              </w:rPr>
              <w:lastRenderedPageBreak/>
              <w:t>Scenario</w:t>
            </w:r>
          </w:p>
        </w:tc>
        <w:tc>
          <w:tcPr>
            <w:tcW w:w="2550" w:type="dxa"/>
            <w:shd w:val="clear" w:color="auto" w:fill="1F3864"/>
            <w:tcMar>
              <w:top w:w="60" w:type="dxa"/>
              <w:left w:w="90" w:type="dxa"/>
              <w:bottom w:w="60" w:type="dxa"/>
              <w:right w:w="90" w:type="dxa"/>
            </w:tcMar>
            <w:vAlign w:val="center"/>
          </w:tcPr>
          <w:p w14:paraId="52FA2D52" w14:textId="4A80CD04" w:rsidR="00560B92" w:rsidRDefault="009706CF">
            <w:pPr>
              <w:spacing w:after="0"/>
            </w:pPr>
            <w:r>
              <w:rPr>
                <w:b/>
                <w:bCs/>
                <w:color w:val="FFFFFF"/>
                <w:sz w:val="18"/>
                <w:szCs w:val="18"/>
              </w:rPr>
              <w:t>Doctrine (main idea)</w:t>
            </w:r>
          </w:p>
        </w:tc>
        <w:tc>
          <w:tcPr>
            <w:tcW w:w="2550" w:type="dxa"/>
            <w:shd w:val="clear" w:color="auto" w:fill="1F3864"/>
            <w:tcMar>
              <w:top w:w="60" w:type="dxa"/>
              <w:left w:w="90" w:type="dxa"/>
              <w:bottom w:w="60" w:type="dxa"/>
              <w:right w:w="90" w:type="dxa"/>
            </w:tcMar>
            <w:vAlign w:val="center"/>
          </w:tcPr>
          <w:p w14:paraId="52FA2D53" w14:textId="77777777" w:rsidR="00560B92" w:rsidRPr="004A2375" w:rsidRDefault="006C69D3">
            <w:pPr>
              <w:spacing w:after="0"/>
              <w:rPr>
                <w:lang w:val="en-US"/>
              </w:rPr>
            </w:pPr>
            <w:r w:rsidRPr="004A2375">
              <w:rPr>
                <w:b/>
                <w:bCs/>
                <w:color w:val="FFFFFF"/>
                <w:sz w:val="18"/>
                <w:szCs w:val="18"/>
                <w:lang w:val="en-US"/>
              </w:rPr>
              <w:t>Headline action (what we do)</w:t>
            </w:r>
          </w:p>
        </w:tc>
        <w:tc>
          <w:tcPr>
            <w:tcW w:w="1050" w:type="dxa"/>
            <w:shd w:val="clear" w:color="auto" w:fill="1F3864"/>
            <w:tcMar>
              <w:top w:w="60" w:type="dxa"/>
              <w:left w:w="90" w:type="dxa"/>
              <w:bottom w:w="60" w:type="dxa"/>
              <w:right w:w="90" w:type="dxa"/>
            </w:tcMar>
            <w:vAlign w:val="center"/>
          </w:tcPr>
          <w:p w14:paraId="52FA2D54" w14:textId="77777777" w:rsidR="00560B92" w:rsidRDefault="006C69D3">
            <w:pPr>
              <w:spacing w:after="0"/>
            </w:pPr>
            <w:r>
              <w:rPr>
                <w:b/>
                <w:bCs/>
                <w:color w:val="FFFFFF"/>
                <w:sz w:val="18"/>
                <w:szCs w:val="18"/>
              </w:rPr>
              <w:t>Drivers (P/T, 1–5)</w:t>
            </w:r>
          </w:p>
        </w:tc>
        <w:tc>
          <w:tcPr>
            <w:tcW w:w="2300" w:type="dxa"/>
            <w:shd w:val="clear" w:color="auto" w:fill="1F3864"/>
            <w:tcMar>
              <w:top w:w="60" w:type="dxa"/>
              <w:left w:w="90" w:type="dxa"/>
              <w:bottom w:w="60" w:type="dxa"/>
              <w:right w:w="90" w:type="dxa"/>
            </w:tcMar>
            <w:vAlign w:val="center"/>
          </w:tcPr>
          <w:p w14:paraId="52FA2D55" w14:textId="77777777" w:rsidR="00560B92" w:rsidRDefault="006C69D3">
            <w:pPr>
              <w:spacing w:after="0"/>
            </w:pPr>
            <w:r>
              <w:rPr>
                <w:b/>
                <w:bCs/>
                <w:color w:val="FFFFFF"/>
                <w:sz w:val="18"/>
                <w:szCs w:val="18"/>
              </w:rPr>
              <w:t>Strategic outcome</w:t>
            </w:r>
          </w:p>
        </w:tc>
      </w:tr>
      <w:tr w:rsidR="00560B92" w:rsidRPr="009B49D5" w14:paraId="52FA2D5C" w14:textId="77777777">
        <w:tc>
          <w:tcPr>
            <w:tcW w:w="1250" w:type="dxa"/>
            <w:tcMar>
              <w:top w:w="60" w:type="dxa"/>
              <w:left w:w="90" w:type="dxa"/>
              <w:bottom w:w="60" w:type="dxa"/>
              <w:right w:w="90" w:type="dxa"/>
            </w:tcMar>
          </w:tcPr>
          <w:p w14:paraId="52FA2D57" w14:textId="77777777" w:rsidR="00560B92" w:rsidRDefault="006C69D3">
            <w:pPr>
              <w:spacing w:after="40" w:line="230" w:lineRule="auto"/>
            </w:pPr>
            <w:r>
              <w:rPr>
                <w:b/>
                <w:bCs/>
                <w:sz w:val="18"/>
                <w:szCs w:val="18"/>
              </w:rPr>
              <w:t>S1 Status Quo</w:t>
            </w:r>
          </w:p>
        </w:tc>
        <w:tc>
          <w:tcPr>
            <w:tcW w:w="2550" w:type="dxa"/>
            <w:tcMar>
              <w:top w:w="60" w:type="dxa"/>
              <w:left w:w="90" w:type="dxa"/>
              <w:bottom w:w="60" w:type="dxa"/>
              <w:right w:w="90" w:type="dxa"/>
            </w:tcMar>
          </w:tcPr>
          <w:p w14:paraId="52FA2D58" w14:textId="77777777" w:rsidR="00560B92" w:rsidRPr="004A2375" w:rsidRDefault="006C69D3">
            <w:pPr>
              <w:spacing w:after="40" w:line="230" w:lineRule="auto"/>
              <w:rPr>
                <w:lang w:val="en-US"/>
              </w:rPr>
            </w:pPr>
            <w:r w:rsidRPr="004A2375">
              <w:rPr>
                <w:sz w:val="18"/>
                <w:szCs w:val="18"/>
                <w:lang w:val="en-US"/>
              </w:rPr>
              <w:t>Continuity: preserve the current trajectory; no new EU-level governance or geography.</w:t>
            </w:r>
          </w:p>
        </w:tc>
        <w:tc>
          <w:tcPr>
            <w:tcW w:w="2550" w:type="dxa"/>
            <w:tcMar>
              <w:top w:w="60" w:type="dxa"/>
              <w:left w:w="90" w:type="dxa"/>
              <w:bottom w:w="60" w:type="dxa"/>
              <w:right w:w="90" w:type="dxa"/>
            </w:tcMar>
          </w:tcPr>
          <w:p w14:paraId="52FA2D59" w14:textId="77777777" w:rsidR="00560B92" w:rsidRPr="004A2375" w:rsidRDefault="006C69D3">
            <w:pPr>
              <w:spacing w:after="40" w:line="230" w:lineRule="auto"/>
              <w:rPr>
                <w:lang w:val="en-US"/>
              </w:rPr>
            </w:pPr>
            <w:r w:rsidRPr="004A2375">
              <w:rPr>
                <w:sz w:val="18"/>
                <w:szCs w:val="18"/>
                <w:lang w:val="en-US"/>
              </w:rPr>
              <w:t>Keep Ariane 6/Vega-C at CSG; let emerging sites progress on their own operator-specific tracks.</w:t>
            </w:r>
          </w:p>
        </w:tc>
        <w:tc>
          <w:tcPr>
            <w:tcW w:w="1050" w:type="dxa"/>
            <w:tcMar>
              <w:top w:w="60" w:type="dxa"/>
              <w:left w:w="90" w:type="dxa"/>
              <w:bottom w:w="60" w:type="dxa"/>
              <w:right w:w="90" w:type="dxa"/>
            </w:tcMar>
          </w:tcPr>
          <w:p w14:paraId="52FA2D5A" w14:textId="0480ABE5" w:rsidR="00560B92" w:rsidRPr="00763A68" w:rsidRDefault="0091173A">
            <w:pPr>
              <w:spacing w:after="40" w:line="230" w:lineRule="auto"/>
              <w:rPr>
                <w:lang w:val="en-US"/>
              </w:rPr>
            </w:pPr>
            <w:r w:rsidRPr="00763A68">
              <w:rPr>
                <w:sz w:val="18"/>
                <w:szCs w:val="18"/>
                <w:lang w:val="en-US"/>
              </w:rPr>
              <w:t xml:space="preserve">Political Medium and Technical </w:t>
            </w:r>
            <w:r w:rsidR="00763A68">
              <w:rPr>
                <w:sz w:val="18"/>
                <w:szCs w:val="18"/>
                <w:lang w:val="en-US"/>
              </w:rPr>
              <w:t>Low</w:t>
            </w:r>
          </w:p>
        </w:tc>
        <w:tc>
          <w:tcPr>
            <w:tcW w:w="2300" w:type="dxa"/>
            <w:tcMar>
              <w:top w:w="60" w:type="dxa"/>
              <w:left w:w="90" w:type="dxa"/>
              <w:bottom w:w="60" w:type="dxa"/>
              <w:right w:w="90" w:type="dxa"/>
            </w:tcMar>
          </w:tcPr>
          <w:p w14:paraId="52FA2D5B" w14:textId="77777777" w:rsidR="00560B92" w:rsidRPr="004A2375" w:rsidRDefault="006C69D3">
            <w:pPr>
              <w:spacing w:after="40" w:line="230" w:lineRule="auto"/>
              <w:rPr>
                <w:lang w:val="en-US"/>
              </w:rPr>
            </w:pPr>
            <w:r w:rsidRPr="004A2375">
              <w:rPr>
                <w:sz w:val="18"/>
                <w:szCs w:val="18"/>
                <w:lang w:val="en-US"/>
              </w:rPr>
              <w:t>Capability preserved; every identified single point of failure retained.</w:t>
            </w:r>
          </w:p>
        </w:tc>
      </w:tr>
      <w:tr w:rsidR="00560B92" w:rsidRPr="009B49D5" w14:paraId="52FA2D62" w14:textId="77777777">
        <w:tc>
          <w:tcPr>
            <w:tcW w:w="1250" w:type="dxa"/>
            <w:tcMar>
              <w:top w:w="60" w:type="dxa"/>
              <w:left w:w="90" w:type="dxa"/>
              <w:bottom w:w="60" w:type="dxa"/>
              <w:right w:w="90" w:type="dxa"/>
            </w:tcMar>
          </w:tcPr>
          <w:p w14:paraId="52FA2D5D" w14:textId="77777777" w:rsidR="00560B92" w:rsidRDefault="006C69D3">
            <w:pPr>
              <w:spacing w:after="40" w:line="230" w:lineRule="auto"/>
            </w:pPr>
            <w:r>
              <w:rPr>
                <w:b/>
                <w:bCs/>
                <w:sz w:val="18"/>
                <w:szCs w:val="18"/>
              </w:rPr>
              <w:t>S2 Integrated Network</w:t>
            </w:r>
          </w:p>
        </w:tc>
        <w:tc>
          <w:tcPr>
            <w:tcW w:w="2550" w:type="dxa"/>
            <w:tcMar>
              <w:top w:w="60" w:type="dxa"/>
              <w:left w:w="90" w:type="dxa"/>
              <w:bottom w:w="60" w:type="dxa"/>
              <w:right w:w="90" w:type="dxa"/>
            </w:tcMar>
          </w:tcPr>
          <w:p w14:paraId="52FA2D5E" w14:textId="77777777" w:rsidR="00560B92" w:rsidRPr="004A2375" w:rsidRDefault="006C69D3">
            <w:pPr>
              <w:spacing w:after="40" w:line="230" w:lineRule="auto"/>
              <w:rPr>
                <w:lang w:val="en-US"/>
              </w:rPr>
            </w:pPr>
            <w:r w:rsidRPr="004A2375">
              <w:rPr>
                <w:sz w:val="18"/>
                <w:szCs w:val="18"/>
                <w:lang w:val="en-US"/>
              </w:rPr>
              <w:t>Resilience through coordinated redundancy: turn the emerging sites into one standardised EU network.</w:t>
            </w:r>
          </w:p>
        </w:tc>
        <w:tc>
          <w:tcPr>
            <w:tcW w:w="2550" w:type="dxa"/>
            <w:tcMar>
              <w:top w:w="60" w:type="dxa"/>
              <w:left w:w="90" w:type="dxa"/>
              <w:bottom w:w="60" w:type="dxa"/>
              <w:right w:w="90" w:type="dxa"/>
            </w:tcMar>
          </w:tcPr>
          <w:p w14:paraId="52FA2D5F" w14:textId="77777777" w:rsidR="00560B92" w:rsidRPr="004A2375" w:rsidRDefault="006C69D3">
            <w:pPr>
              <w:spacing w:after="40" w:line="230" w:lineRule="auto"/>
              <w:rPr>
                <w:lang w:val="en-US"/>
              </w:rPr>
            </w:pPr>
            <w:r w:rsidRPr="004A2375">
              <w:rPr>
                <w:sz w:val="18"/>
                <w:szCs w:val="18"/>
                <w:lang w:val="en-US"/>
              </w:rPr>
              <w:t>EU-orchestrated diversification: common safety/TT&amp;C/licensing frameworks, pooled funding, a second upper-stage qualification path.</w:t>
            </w:r>
          </w:p>
        </w:tc>
        <w:tc>
          <w:tcPr>
            <w:tcW w:w="1050" w:type="dxa"/>
            <w:tcMar>
              <w:top w:w="60" w:type="dxa"/>
              <w:left w:w="90" w:type="dxa"/>
              <w:bottom w:w="60" w:type="dxa"/>
              <w:right w:w="90" w:type="dxa"/>
            </w:tcMar>
          </w:tcPr>
          <w:p w14:paraId="52FA2D60" w14:textId="574F29E3" w:rsidR="00560B92" w:rsidRPr="004A2375" w:rsidRDefault="00763A68">
            <w:pPr>
              <w:spacing w:after="40" w:line="230" w:lineRule="auto"/>
              <w:rPr>
                <w:lang w:val="en-US"/>
              </w:rPr>
            </w:pPr>
            <w:r>
              <w:rPr>
                <w:sz w:val="18"/>
                <w:szCs w:val="18"/>
                <w:lang w:val="en-US"/>
              </w:rPr>
              <w:t>Political very high and technical high</w:t>
            </w:r>
          </w:p>
        </w:tc>
        <w:tc>
          <w:tcPr>
            <w:tcW w:w="2300" w:type="dxa"/>
            <w:tcMar>
              <w:top w:w="60" w:type="dxa"/>
              <w:left w:w="90" w:type="dxa"/>
              <w:bottom w:w="60" w:type="dxa"/>
              <w:right w:w="90" w:type="dxa"/>
            </w:tcMar>
          </w:tcPr>
          <w:p w14:paraId="52FA2D61" w14:textId="77777777" w:rsidR="00560B92" w:rsidRPr="004A2375" w:rsidRDefault="006C69D3">
            <w:pPr>
              <w:spacing w:after="40" w:line="230" w:lineRule="auto"/>
              <w:rPr>
                <w:lang w:val="en-US"/>
              </w:rPr>
            </w:pPr>
            <w:r w:rsidRPr="004A2375">
              <w:rPr>
                <w:sz w:val="18"/>
                <w:szCs w:val="18"/>
                <w:lang w:val="en-US"/>
              </w:rPr>
              <w:t>Most bottlenecks resolved; highest coordination cost.</w:t>
            </w:r>
          </w:p>
        </w:tc>
      </w:tr>
      <w:tr w:rsidR="00560B92" w:rsidRPr="009B49D5" w14:paraId="52FA2D68" w14:textId="77777777">
        <w:tc>
          <w:tcPr>
            <w:tcW w:w="1250" w:type="dxa"/>
            <w:tcMar>
              <w:top w:w="60" w:type="dxa"/>
              <w:left w:w="90" w:type="dxa"/>
              <w:bottom w:w="60" w:type="dxa"/>
              <w:right w:w="90" w:type="dxa"/>
            </w:tcMar>
          </w:tcPr>
          <w:p w14:paraId="52FA2D63" w14:textId="77777777" w:rsidR="00560B92" w:rsidRDefault="006C69D3">
            <w:pPr>
              <w:spacing w:after="40" w:line="230" w:lineRule="auto"/>
            </w:pPr>
            <w:r>
              <w:rPr>
                <w:b/>
                <w:bCs/>
                <w:sz w:val="18"/>
                <w:szCs w:val="18"/>
              </w:rPr>
              <w:t>S3 Commercial Breakthrough</w:t>
            </w:r>
          </w:p>
        </w:tc>
        <w:tc>
          <w:tcPr>
            <w:tcW w:w="2550" w:type="dxa"/>
            <w:tcMar>
              <w:top w:w="60" w:type="dxa"/>
              <w:left w:w="90" w:type="dxa"/>
              <w:bottom w:w="60" w:type="dxa"/>
              <w:right w:w="90" w:type="dxa"/>
            </w:tcMar>
          </w:tcPr>
          <w:p w14:paraId="52FA2D64" w14:textId="77777777" w:rsidR="00560B92" w:rsidRPr="004A2375" w:rsidRDefault="006C69D3">
            <w:pPr>
              <w:spacing w:after="40" w:line="230" w:lineRule="auto"/>
              <w:rPr>
                <w:lang w:val="en-US"/>
              </w:rPr>
            </w:pPr>
            <w:r w:rsidRPr="004A2375">
              <w:rPr>
                <w:sz w:val="18"/>
                <w:szCs w:val="18"/>
                <w:lang w:val="en-US"/>
              </w:rPr>
              <w:t>Market leads: public role is anchor demand, regulation and enabling infrastructure.</w:t>
            </w:r>
          </w:p>
        </w:tc>
        <w:tc>
          <w:tcPr>
            <w:tcW w:w="2550" w:type="dxa"/>
            <w:tcMar>
              <w:top w:w="60" w:type="dxa"/>
              <w:left w:w="90" w:type="dxa"/>
              <w:bottom w:w="60" w:type="dxa"/>
              <w:right w:w="90" w:type="dxa"/>
            </w:tcMar>
          </w:tcPr>
          <w:p w14:paraId="52FA2D65" w14:textId="77777777" w:rsidR="00560B92" w:rsidRPr="004A2375" w:rsidRDefault="006C69D3">
            <w:pPr>
              <w:spacing w:after="40" w:line="230" w:lineRule="auto"/>
              <w:rPr>
                <w:lang w:val="en-US"/>
              </w:rPr>
            </w:pPr>
            <w:r w:rsidRPr="004A2375">
              <w:rPr>
                <w:sz w:val="18"/>
                <w:szCs w:val="18"/>
                <w:lang w:val="en-US"/>
              </w:rPr>
              <w:t>Private winners scale via proprietary pads, test and TT&amp;C; the state avoids over-subsidy and keeps CSG institutional.</w:t>
            </w:r>
          </w:p>
        </w:tc>
        <w:tc>
          <w:tcPr>
            <w:tcW w:w="1050" w:type="dxa"/>
            <w:tcMar>
              <w:top w:w="60" w:type="dxa"/>
              <w:left w:w="90" w:type="dxa"/>
              <w:bottom w:w="60" w:type="dxa"/>
              <w:right w:w="90" w:type="dxa"/>
            </w:tcMar>
          </w:tcPr>
          <w:p w14:paraId="52FA2D66" w14:textId="1306BE10" w:rsidR="00560B92" w:rsidRPr="00763A68" w:rsidRDefault="00763A68">
            <w:pPr>
              <w:spacing w:after="40" w:line="230" w:lineRule="auto"/>
              <w:rPr>
                <w:lang w:val="en-US"/>
              </w:rPr>
            </w:pPr>
            <w:r w:rsidRPr="00763A68">
              <w:rPr>
                <w:sz w:val="18"/>
                <w:szCs w:val="18"/>
                <w:lang w:val="en-US"/>
              </w:rPr>
              <w:t>Political medium and technical h</w:t>
            </w:r>
            <w:r>
              <w:rPr>
                <w:sz w:val="18"/>
                <w:szCs w:val="18"/>
                <w:lang w:val="en-US"/>
              </w:rPr>
              <w:t>igh</w:t>
            </w:r>
          </w:p>
        </w:tc>
        <w:tc>
          <w:tcPr>
            <w:tcW w:w="2300" w:type="dxa"/>
            <w:tcMar>
              <w:top w:w="60" w:type="dxa"/>
              <w:left w:w="90" w:type="dxa"/>
              <w:bottom w:w="60" w:type="dxa"/>
              <w:right w:w="90" w:type="dxa"/>
            </w:tcMar>
          </w:tcPr>
          <w:p w14:paraId="52FA2D67" w14:textId="77777777" w:rsidR="00560B92" w:rsidRPr="004A2375" w:rsidRDefault="006C69D3">
            <w:pPr>
              <w:spacing w:after="40" w:line="230" w:lineRule="auto"/>
              <w:rPr>
                <w:lang w:val="en-US"/>
              </w:rPr>
            </w:pPr>
            <w:r w:rsidRPr="004A2375">
              <w:rPr>
                <w:sz w:val="18"/>
                <w:szCs w:val="18"/>
                <w:lang w:val="en-US"/>
              </w:rPr>
              <w:t>Flexibility and low public CAPEX; market/financial fragility and reduced public control.</w:t>
            </w:r>
          </w:p>
        </w:tc>
      </w:tr>
      <w:tr w:rsidR="00560B92" w:rsidRPr="009B49D5" w14:paraId="52FA2D6E" w14:textId="77777777">
        <w:tc>
          <w:tcPr>
            <w:tcW w:w="1250" w:type="dxa"/>
            <w:tcMar>
              <w:top w:w="60" w:type="dxa"/>
              <w:left w:w="90" w:type="dxa"/>
              <w:bottom w:w="60" w:type="dxa"/>
              <w:right w:w="90" w:type="dxa"/>
            </w:tcMar>
          </w:tcPr>
          <w:p w14:paraId="52FA2D69" w14:textId="77777777" w:rsidR="00560B92" w:rsidRDefault="006C69D3">
            <w:pPr>
              <w:spacing w:after="40" w:line="230" w:lineRule="auto"/>
            </w:pPr>
            <w:r>
              <w:rPr>
                <w:b/>
                <w:bCs/>
                <w:sz w:val="18"/>
                <w:szCs w:val="18"/>
              </w:rPr>
              <w:t>S4 CSG Enhanced</w:t>
            </w:r>
          </w:p>
        </w:tc>
        <w:tc>
          <w:tcPr>
            <w:tcW w:w="2550" w:type="dxa"/>
            <w:tcMar>
              <w:top w:w="60" w:type="dxa"/>
              <w:left w:w="90" w:type="dxa"/>
              <w:bottom w:w="60" w:type="dxa"/>
              <w:right w:w="90" w:type="dxa"/>
            </w:tcMar>
          </w:tcPr>
          <w:p w14:paraId="52FA2D6A" w14:textId="77777777" w:rsidR="00560B92" w:rsidRPr="004A2375" w:rsidRDefault="006C69D3">
            <w:pPr>
              <w:spacing w:after="40" w:line="230" w:lineRule="auto"/>
              <w:rPr>
                <w:lang w:val="en-US"/>
              </w:rPr>
            </w:pPr>
            <w:r w:rsidRPr="004A2375">
              <w:rPr>
                <w:sz w:val="18"/>
                <w:szCs w:val="18"/>
                <w:lang w:val="en-US"/>
              </w:rPr>
              <w:t>Concentrate and harden the crown-jewel rather than build a distributed network.</w:t>
            </w:r>
          </w:p>
        </w:tc>
        <w:tc>
          <w:tcPr>
            <w:tcW w:w="2550" w:type="dxa"/>
            <w:tcMar>
              <w:top w:w="60" w:type="dxa"/>
              <w:left w:w="90" w:type="dxa"/>
              <w:bottom w:w="60" w:type="dxa"/>
              <w:right w:w="90" w:type="dxa"/>
            </w:tcMar>
          </w:tcPr>
          <w:p w14:paraId="52FA2D6B" w14:textId="77777777" w:rsidR="00560B92" w:rsidRPr="004A2375" w:rsidRDefault="006C69D3">
            <w:pPr>
              <w:spacing w:after="40" w:line="230" w:lineRule="auto"/>
              <w:rPr>
                <w:lang w:val="en-US"/>
              </w:rPr>
            </w:pPr>
            <w:r w:rsidRPr="004A2375">
              <w:rPr>
                <w:sz w:val="18"/>
                <w:szCs w:val="18"/>
                <w:lang w:val="en-US"/>
              </w:rPr>
              <w:t>Resolve BEAP / Pariacabo / Canopée / partial cryo redundancy at CSG; upgrade Jupiter for cadence; add naval/maritime backup and civil-military integration.</w:t>
            </w:r>
          </w:p>
        </w:tc>
        <w:tc>
          <w:tcPr>
            <w:tcW w:w="1050" w:type="dxa"/>
            <w:tcMar>
              <w:top w:w="60" w:type="dxa"/>
              <w:left w:w="90" w:type="dxa"/>
              <w:bottom w:w="60" w:type="dxa"/>
              <w:right w:w="90" w:type="dxa"/>
            </w:tcMar>
          </w:tcPr>
          <w:p w14:paraId="52FA2D6C" w14:textId="38500DEE" w:rsidR="00560B92" w:rsidRPr="004A2375" w:rsidRDefault="00763A68">
            <w:pPr>
              <w:spacing w:after="40" w:line="230" w:lineRule="auto"/>
              <w:rPr>
                <w:lang w:val="en-US"/>
              </w:rPr>
            </w:pPr>
            <w:r>
              <w:rPr>
                <w:sz w:val="18"/>
                <w:szCs w:val="18"/>
                <w:lang w:val="en-US"/>
              </w:rPr>
              <w:t>Political medium and technical high</w:t>
            </w:r>
          </w:p>
        </w:tc>
        <w:tc>
          <w:tcPr>
            <w:tcW w:w="2300" w:type="dxa"/>
            <w:tcMar>
              <w:top w:w="60" w:type="dxa"/>
              <w:left w:w="90" w:type="dxa"/>
              <w:bottom w:w="60" w:type="dxa"/>
              <w:right w:w="90" w:type="dxa"/>
            </w:tcMar>
          </w:tcPr>
          <w:p w14:paraId="52FA2D6D" w14:textId="482B87F3" w:rsidR="00560B92" w:rsidRPr="004A2375" w:rsidRDefault="006C69D3">
            <w:pPr>
              <w:spacing w:after="40" w:line="230" w:lineRule="auto"/>
              <w:rPr>
                <w:lang w:val="en-US"/>
              </w:rPr>
            </w:pPr>
            <w:r w:rsidRPr="004A2375">
              <w:rPr>
                <w:sz w:val="18"/>
                <w:szCs w:val="18"/>
                <w:lang w:val="en-US"/>
              </w:rPr>
              <w:t xml:space="preserve">Strongest continuity option; launch geography </w:t>
            </w:r>
            <w:r w:rsidR="00A43734">
              <w:rPr>
                <w:sz w:val="18"/>
                <w:szCs w:val="18"/>
                <w:lang w:val="en-US"/>
              </w:rPr>
              <w:t xml:space="preserve">expanded to any international </w:t>
            </w:r>
            <w:r w:rsidR="00613A45">
              <w:rPr>
                <w:sz w:val="18"/>
                <w:szCs w:val="18"/>
                <w:lang w:val="en-US"/>
              </w:rPr>
              <w:t>waters</w:t>
            </w:r>
            <w:r w:rsidR="00A43734">
              <w:rPr>
                <w:sz w:val="18"/>
                <w:szCs w:val="18"/>
                <w:lang w:val="en-US"/>
              </w:rPr>
              <w:t xml:space="preserve"> by </w:t>
            </w:r>
            <w:r w:rsidR="00201AE8">
              <w:rPr>
                <w:sz w:val="18"/>
                <w:szCs w:val="18"/>
                <w:lang w:val="en-US"/>
              </w:rPr>
              <w:t>n</w:t>
            </w:r>
            <w:r w:rsidR="00A43734">
              <w:rPr>
                <w:sz w:val="18"/>
                <w:szCs w:val="18"/>
                <w:lang w:val="en-US"/>
              </w:rPr>
              <w:t>aval platform</w:t>
            </w:r>
          </w:p>
        </w:tc>
      </w:tr>
      <w:tr w:rsidR="00560B92" w:rsidRPr="009B49D5" w14:paraId="52FA2D74" w14:textId="77777777">
        <w:tc>
          <w:tcPr>
            <w:tcW w:w="1250" w:type="dxa"/>
            <w:tcMar>
              <w:top w:w="60" w:type="dxa"/>
              <w:left w:w="90" w:type="dxa"/>
              <w:bottom w:w="60" w:type="dxa"/>
              <w:right w:w="90" w:type="dxa"/>
            </w:tcMar>
          </w:tcPr>
          <w:p w14:paraId="52FA2D6F" w14:textId="77777777" w:rsidR="00560B92" w:rsidRDefault="006C69D3">
            <w:pPr>
              <w:spacing w:after="40" w:line="230" w:lineRule="auto"/>
            </w:pPr>
            <w:r>
              <w:rPr>
                <w:b/>
                <w:bCs/>
                <w:sz w:val="18"/>
                <w:szCs w:val="18"/>
              </w:rPr>
              <w:t>S5 Fragmented Decline</w:t>
            </w:r>
          </w:p>
        </w:tc>
        <w:tc>
          <w:tcPr>
            <w:tcW w:w="2550" w:type="dxa"/>
            <w:tcMar>
              <w:top w:w="60" w:type="dxa"/>
              <w:left w:w="90" w:type="dxa"/>
              <w:bottom w:w="60" w:type="dxa"/>
              <w:right w:w="90" w:type="dxa"/>
            </w:tcMar>
          </w:tcPr>
          <w:p w14:paraId="52FA2D70" w14:textId="77777777" w:rsidR="00560B92" w:rsidRPr="004A2375" w:rsidRDefault="006C69D3">
            <w:pPr>
              <w:spacing w:after="40" w:line="230" w:lineRule="auto"/>
              <w:rPr>
                <w:lang w:val="en-US"/>
              </w:rPr>
            </w:pPr>
            <w:r w:rsidRPr="004A2375">
              <w:rPr>
                <w:sz w:val="18"/>
                <w:szCs w:val="18"/>
                <w:lang w:val="en-US"/>
              </w:rPr>
              <w:t>The null case: no coordination and no investment; the cost of inaction.</w:t>
            </w:r>
          </w:p>
        </w:tc>
        <w:tc>
          <w:tcPr>
            <w:tcW w:w="2550" w:type="dxa"/>
            <w:tcMar>
              <w:top w:w="60" w:type="dxa"/>
              <w:left w:w="90" w:type="dxa"/>
              <w:bottom w:w="60" w:type="dxa"/>
              <w:right w:w="90" w:type="dxa"/>
            </w:tcMar>
          </w:tcPr>
          <w:p w14:paraId="52FA2D71" w14:textId="77777777" w:rsidR="00560B92" w:rsidRPr="004A2375" w:rsidRDefault="006C69D3">
            <w:pPr>
              <w:spacing w:after="40" w:line="230" w:lineRule="auto"/>
              <w:rPr>
                <w:lang w:val="en-US"/>
              </w:rPr>
            </w:pPr>
            <w:r w:rsidRPr="004A2375">
              <w:rPr>
                <w:sz w:val="18"/>
                <w:szCs w:val="18"/>
                <w:lang w:val="en-US"/>
              </w:rPr>
              <w:t>Nothing is done; CSG hits limits, emerging sites stall, operators consolidate/exit, EU falls back on non-EU launch.</w:t>
            </w:r>
          </w:p>
        </w:tc>
        <w:tc>
          <w:tcPr>
            <w:tcW w:w="1050" w:type="dxa"/>
            <w:tcMar>
              <w:top w:w="60" w:type="dxa"/>
              <w:left w:w="90" w:type="dxa"/>
              <w:bottom w:w="60" w:type="dxa"/>
              <w:right w:w="90" w:type="dxa"/>
            </w:tcMar>
          </w:tcPr>
          <w:p w14:paraId="52FA2D72" w14:textId="72333F8C" w:rsidR="00560B92" w:rsidRPr="004A2375" w:rsidRDefault="00763A68">
            <w:pPr>
              <w:spacing w:after="40" w:line="230" w:lineRule="auto"/>
              <w:rPr>
                <w:lang w:val="en-US"/>
              </w:rPr>
            </w:pPr>
            <w:r>
              <w:rPr>
                <w:sz w:val="18"/>
                <w:szCs w:val="18"/>
                <w:lang w:val="en-US"/>
              </w:rPr>
              <w:t>Political and technical very low</w:t>
            </w:r>
          </w:p>
        </w:tc>
        <w:tc>
          <w:tcPr>
            <w:tcW w:w="2300" w:type="dxa"/>
            <w:tcMar>
              <w:top w:w="60" w:type="dxa"/>
              <w:left w:w="90" w:type="dxa"/>
              <w:bottom w:w="60" w:type="dxa"/>
              <w:right w:w="90" w:type="dxa"/>
            </w:tcMar>
          </w:tcPr>
          <w:p w14:paraId="52FA2D73" w14:textId="77777777" w:rsidR="00560B92" w:rsidRPr="004A2375" w:rsidRDefault="006C69D3">
            <w:pPr>
              <w:spacing w:after="40" w:line="230" w:lineRule="auto"/>
              <w:rPr>
                <w:lang w:val="en-US"/>
              </w:rPr>
            </w:pPr>
            <w:r w:rsidRPr="004A2375">
              <w:rPr>
                <w:sz w:val="18"/>
                <w:szCs w:val="18"/>
                <w:lang w:val="en-US"/>
              </w:rPr>
              <w:t>Loss of autonomy; external dependence — the benchmark for the value of S2/S4.</w:t>
            </w:r>
          </w:p>
        </w:tc>
      </w:tr>
    </w:tbl>
    <w:p w14:paraId="52FA2D75" w14:textId="77777777" w:rsidR="00560B92" w:rsidRPr="004A2375" w:rsidRDefault="006C69D3">
      <w:pPr>
        <w:spacing w:before="120"/>
        <w:rPr>
          <w:lang w:val="en-US"/>
        </w:rPr>
      </w:pPr>
      <w:commentRangeStart w:id="2"/>
      <w:r w:rsidRPr="004A2375">
        <w:rPr>
          <w:lang w:val="en-US"/>
        </w:rPr>
        <w:t>The second view shows how each scenario acts on every infrastructure type, so the differences are visible across the whole system rather than launch alone. Cells are the posture, not a full description; the per-scenario sections give the detail and the anchoring.</w:t>
      </w:r>
    </w:p>
    <w:p w14:paraId="52FA2D76" w14:textId="77777777" w:rsidR="00560B92" w:rsidRPr="004A2375" w:rsidRDefault="006C69D3">
      <w:pPr>
        <w:spacing w:before="160" w:after="80"/>
        <w:rPr>
          <w:lang w:val="en-US"/>
        </w:rPr>
      </w:pPr>
      <w:r w:rsidRPr="004A2375">
        <w:rPr>
          <w:b/>
          <w:bCs/>
          <w:color w:val="1F3864"/>
          <w:sz w:val="18"/>
          <w:szCs w:val="18"/>
          <w:lang w:val="en-US"/>
        </w:rPr>
        <w:t>Table 5.3 – Posture by infrastructure type across scenarios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617"/>
        <w:gridCol w:w="1554"/>
        <w:gridCol w:w="1547"/>
        <w:gridCol w:w="1547"/>
        <w:gridCol w:w="1554"/>
      </w:tblGrid>
      <w:tr w:rsidR="00560B92" w14:paraId="52FA2D7D" w14:textId="77777777">
        <w:trPr>
          <w:tblHeader/>
        </w:trPr>
        <w:tc>
          <w:tcPr>
            <w:tcW w:w="1900" w:type="dxa"/>
            <w:shd w:val="clear" w:color="auto" w:fill="1F3864"/>
            <w:tcMar>
              <w:top w:w="60" w:type="dxa"/>
              <w:left w:w="90" w:type="dxa"/>
              <w:bottom w:w="60" w:type="dxa"/>
              <w:right w:w="90" w:type="dxa"/>
            </w:tcMar>
            <w:vAlign w:val="center"/>
          </w:tcPr>
          <w:p w14:paraId="52FA2D77" w14:textId="77777777" w:rsidR="00560B92" w:rsidRDefault="006C69D3">
            <w:pPr>
              <w:spacing w:after="0"/>
            </w:pPr>
            <w:r>
              <w:rPr>
                <w:b/>
                <w:bCs/>
                <w:color w:val="FFFFFF"/>
                <w:sz w:val="18"/>
                <w:szCs w:val="18"/>
              </w:rPr>
              <w:t>Infrastructure</w:t>
            </w:r>
          </w:p>
        </w:tc>
        <w:tc>
          <w:tcPr>
            <w:tcW w:w="1560" w:type="dxa"/>
            <w:shd w:val="clear" w:color="auto" w:fill="1F3864"/>
            <w:tcMar>
              <w:top w:w="60" w:type="dxa"/>
              <w:left w:w="90" w:type="dxa"/>
              <w:bottom w:w="60" w:type="dxa"/>
              <w:right w:w="90" w:type="dxa"/>
            </w:tcMar>
            <w:vAlign w:val="center"/>
          </w:tcPr>
          <w:p w14:paraId="52FA2D78" w14:textId="77777777" w:rsidR="00560B92" w:rsidRDefault="006C69D3">
            <w:pPr>
              <w:spacing w:after="0"/>
            </w:pPr>
            <w:r>
              <w:rPr>
                <w:b/>
                <w:bCs/>
                <w:color w:val="FFFFFF"/>
                <w:sz w:val="18"/>
                <w:szCs w:val="18"/>
              </w:rPr>
              <w:t>S1 Status Quo</w:t>
            </w:r>
          </w:p>
        </w:tc>
        <w:tc>
          <w:tcPr>
            <w:tcW w:w="1560" w:type="dxa"/>
            <w:shd w:val="clear" w:color="auto" w:fill="1F3864"/>
            <w:tcMar>
              <w:top w:w="60" w:type="dxa"/>
              <w:left w:w="90" w:type="dxa"/>
              <w:bottom w:w="60" w:type="dxa"/>
              <w:right w:w="90" w:type="dxa"/>
            </w:tcMar>
            <w:vAlign w:val="center"/>
          </w:tcPr>
          <w:p w14:paraId="52FA2D79" w14:textId="77777777" w:rsidR="00560B92" w:rsidRDefault="006C69D3">
            <w:pPr>
              <w:spacing w:after="0"/>
            </w:pPr>
            <w:r>
              <w:rPr>
                <w:b/>
                <w:bCs/>
                <w:color w:val="FFFFFF"/>
                <w:sz w:val="18"/>
                <w:szCs w:val="18"/>
              </w:rPr>
              <w:t>S2 Integrated</w:t>
            </w:r>
          </w:p>
        </w:tc>
        <w:tc>
          <w:tcPr>
            <w:tcW w:w="1560" w:type="dxa"/>
            <w:shd w:val="clear" w:color="auto" w:fill="1F3864"/>
            <w:tcMar>
              <w:top w:w="60" w:type="dxa"/>
              <w:left w:w="90" w:type="dxa"/>
              <w:bottom w:w="60" w:type="dxa"/>
              <w:right w:w="90" w:type="dxa"/>
            </w:tcMar>
            <w:vAlign w:val="center"/>
          </w:tcPr>
          <w:p w14:paraId="52FA2D7A" w14:textId="77777777" w:rsidR="00560B92" w:rsidRDefault="006C69D3">
            <w:pPr>
              <w:spacing w:after="0"/>
            </w:pPr>
            <w:r>
              <w:rPr>
                <w:b/>
                <w:bCs/>
                <w:color w:val="FFFFFF"/>
                <w:sz w:val="18"/>
                <w:szCs w:val="18"/>
              </w:rPr>
              <w:t>S3 Commercial</w:t>
            </w:r>
          </w:p>
        </w:tc>
        <w:tc>
          <w:tcPr>
            <w:tcW w:w="1560" w:type="dxa"/>
            <w:shd w:val="clear" w:color="auto" w:fill="1F3864"/>
            <w:tcMar>
              <w:top w:w="60" w:type="dxa"/>
              <w:left w:w="90" w:type="dxa"/>
              <w:bottom w:w="60" w:type="dxa"/>
              <w:right w:w="90" w:type="dxa"/>
            </w:tcMar>
            <w:vAlign w:val="center"/>
          </w:tcPr>
          <w:p w14:paraId="52FA2D7B" w14:textId="77777777" w:rsidR="00560B92" w:rsidRDefault="006C69D3">
            <w:pPr>
              <w:spacing w:after="0"/>
            </w:pPr>
            <w:r>
              <w:rPr>
                <w:b/>
                <w:bCs/>
                <w:color w:val="FFFFFF"/>
                <w:sz w:val="18"/>
                <w:szCs w:val="18"/>
              </w:rPr>
              <w:t>S4 CSG Enhanced</w:t>
            </w:r>
          </w:p>
        </w:tc>
        <w:tc>
          <w:tcPr>
            <w:tcW w:w="1560" w:type="dxa"/>
            <w:shd w:val="clear" w:color="auto" w:fill="1F3864"/>
            <w:tcMar>
              <w:top w:w="60" w:type="dxa"/>
              <w:left w:w="90" w:type="dxa"/>
              <w:bottom w:w="60" w:type="dxa"/>
              <w:right w:w="90" w:type="dxa"/>
            </w:tcMar>
            <w:vAlign w:val="center"/>
          </w:tcPr>
          <w:p w14:paraId="52FA2D7C" w14:textId="77777777" w:rsidR="00560B92" w:rsidRDefault="006C69D3">
            <w:pPr>
              <w:spacing w:after="0"/>
            </w:pPr>
            <w:r>
              <w:rPr>
                <w:b/>
                <w:bCs/>
                <w:color w:val="FFFFFF"/>
                <w:sz w:val="18"/>
                <w:szCs w:val="18"/>
              </w:rPr>
              <w:t>S5 Decline</w:t>
            </w:r>
          </w:p>
        </w:tc>
      </w:tr>
      <w:tr w:rsidR="00560B92" w14:paraId="52FA2D84" w14:textId="77777777">
        <w:tc>
          <w:tcPr>
            <w:tcW w:w="1900" w:type="dxa"/>
            <w:tcMar>
              <w:top w:w="60" w:type="dxa"/>
              <w:left w:w="90" w:type="dxa"/>
              <w:bottom w:w="60" w:type="dxa"/>
              <w:right w:w="90" w:type="dxa"/>
            </w:tcMar>
          </w:tcPr>
          <w:p w14:paraId="52FA2D7E" w14:textId="77777777" w:rsidR="00560B92" w:rsidRDefault="006C69D3">
            <w:pPr>
              <w:spacing w:after="40" w:line="230" w:lineRule="auto"/>
            </w:pPr>
            <w:r>
              <w:rPr>
                <w:b/>
                <w:bCs/>
                <w:sz w:val="18"/>
                <w:szCs w:val="18"/>
              </w:rPr>
              <w:t>Launch</w:t>
            </w:r>
          </w:p>
        </w:tc>
        <w:tc>
          <w:tcPr>
            <w:tcW w:w="1560" w:type="dxa"/>
            <w:tcMar>
              <w:top w:w="60" w:type="dxa"/>
              <w:left w:w="90" w:type="dxa"/>
              <w:bottom w:w="60" w:type="dxa"/>
              <w:right w:w="90" w:type="dxa"/>
            </w:tcMar>
          </w:tcPr>
          <w:p w14:paraId="52FA2D7F" w14:textId="77777777" w:rsidR="00560B92" w:rsidRPr="004A2375" w:rsidRDefault="006C69D3">
            <w:pPr>
              <w:spacing w:after="40" w:line="230" w:lineRule="auto"/>
              <w:rPr>
                <w:lang w:val="en-US"/>
              </w:rPr>
            </w:pPr>
            <w:r w:rsidRPr="004A2375">
              <w:rPr>
                <w:sz w:val="18"/>
                <w:szCs w:val="18"/>
                <w:lang w:val="en-US"/>
              </w:rPr>
              <w:t>CSG core; sites operator-specific</w:t>
            </w:r>
          </w:p>
        </w:tc>
        <w:tc>
          <w:tcPr>
            <w:tcW w:w="1560" w:type="dxa"/>
            <w:tcMar>
              <w:top w:w="60" w:type="dxa"/>
              <w:left w:w="90" w:type="dxa"/>
              <w:bottom w:w="60" w:type="dxa"/>
              <w:right w:w="90" w:type="dxa"/>
            </w:tcMar>
          </w:tcPr>
          <w:p w14:paraId="52FA2D80" w14:textId="77777777" w:rsidR="00560B92" w:rsidRDefault="006C69D3">
            <w:pPr>
              <w:spacing w:after="40" w:line="230" w:lineRule="auto"/>
            </w:pPr>
            <w:r>
              <w:rPr>
                <w:sz w:val="18"/>
                <w:szCs w:val="18"/>
              </w:rPr>
              <w:t>Complementary EU node network</w:t>
            </w:r>
          </w:p>
        </w:tc>
        <w:tc>
          <w:tcPr>
            <w:tcW w:w="1560" w:type="dxa"/>
            <w:tcMar>
              <w:top w:w="60" w:type="dxa"/>
              <w:left w:w="90" w:type="dxa"/>
              <w:bottom w:w="60" w:type="dxa"/>
              <w:right w:w="90" w:type="dxa"/>
            </w:tcMar>
          </w:tcPr>
          <w:p w14:paraId="52FA2D81" w14:textId="77777777" w:rsidR="00560B92" w:rsidRPr="004A2375" w:rsidRDefault="006C69D3">
            <w:pPr>
              <w:spacing w:after="40" w:line="230" w:lineRule="auto"/>
              <w:rPr>
                <w:lang w:val="en-US"/>
              </w:rPr>
            </w:pPr>
            <w:r w:rsidRPr="004A2375">
              <w:rPr>
                <w:sz w:val="18"/>
                <w:szCs w:val="18"/>
                <w:lang w:val="en-US"/>
              </w:rPr>
              <w:t>Private sites are growth engine</w:t>
            </w:r>
          </w:p>
        </w:tc>
        <w:tc>
          <w:tcPr>
            <w:tcW w:w="1560" w:type="dxa"/>
            <w:tcMar>
              <w:top w:w="60" w:type="dxa"/>
              <w:left w:w="90" w:type="dxa"/>
              <w:bottom w:w="60" w:type="dxa"/>
              <w:right w:w="90" w:type="dxa"/>
            </w:tcMar>
          </w:tcPr>
          <w:p w14:paraId="52FA2D82" w14:textId="7D378069" w:rsidR="00560B92" w:rsidRPr="007B237D" w:rsidRDefault="006C69D3">
            <w:pPr>
              <w:spacing w:after="40" w:line="230" w:lineRule="auto"/>
              <w:rPr>
                <w:lang w:val="en-US"/>
              </w:rPr>
            </w:pPr>
            <w:r w:rsidRPr="007B237D">
              <w:rPr>
                <w:sz w:val="18"/>
                <w:szCs w:val="18"/>
                <w:lang w:val="en-US"/>
              </w:rPr>
              <w:t>CSG hardened</w:t>
            </w:r>
            <w:r w:rsidR="007B237D">
              <w:rPr>
                <w:sz w:val="18"/>
                <w:szCs w:val="18"/>
                <w:lang w:val="en-US"/>
              </w:rPr>
              <w:t xml:space="preserve">, </w:t>
            </w:r>
            <w:r w:rsidRPr="007B237D">
              <w:rPr>
                <w:sz w:val="18"/>
                <w:szCs w:val="18"/>
                <w:lang w:val="en-US"/>
              </w:rPr>
              <w:t>expanded</w:t>
            </w:r>
            <w:r w:rsidR="007B237D">
              <w:rPr>
                <w:sz w:val="18"/>
                <w:szCs w:val="18"/>
                <w:lang w:val="en-US"/>
              </w:rPr>
              <w:t xml:space="preserve">, </w:t>
            </w:r>
            <w:r w:rsidR="00A31F33" w:rsidRPr="007B237D">
              <w:rPr>
                <w:sz w:val="18"/>
                <w:szCs w:val="18"/>
                <w:lang w:val="en-US"/>
              </w:rPr>
              <w:t>back up introduced</w:t>
            </w:r>
            <w:r w:rsidR="00B74D83" w:rsidRPr="007B237D">
              <w:rPr>
                <w:sz w:val="18"/>
                <w:szCs w:val="18"/>
                <w:lang w:val="en-US"/>
              </w:rPr>
              <w:t xml:space="preserve"> to launch from any international </w:t>
            </w:r>
            <w:r w:rsidR="00613A45" w:rsidRPr="007B237D">
              <w:rPr>
                <w:sz w:val="18"/>
                <w:szCs w:val="18"/>
                <w:lang w:val="en-US"/>
              </w:rPr>
              <w:t>waters</w:t>
            </w:r>
          </w:p>
        </w:tc>
        <w:tc>
          <w:tcPr>
            <w:tcW w:w="1560" w:type="dxa"/>
            <w:tcMar>
              <w:top w:w="60" w:type="dxa"/>
              <w:left w:w="90" w:type="dxa"/>
              <w:bottom w:w="60" w:type="dxa"/>
              <w:right w:w="90" w:type="dxa"/>
            </w:tcMar>
          </w:tcPr>
          <w:p w14:paraId="52FA2D83" w14:textId="77777777" w:rsidR="00560B92" w:rsidRDefault="006C69D3">
            <w:pPr>
              <w:spacing w:after="40" w:line="230" w:lineRule="auto"/>
            </w:pPr>
            <w:r>
              <w:rPr>
                <w:sz w:val="18"/>
                <w:szCs w:val="18"/>
              </w:rPr>
              <w:t>CSG limited; sites stall</w:t>
            </w:r>
          </w:p>
        </w:tc>
      </w:tr>
      <w:tr w:rsidR="00560B92" w14:paraId="52FA2D8B" w14:textId="77777777">
        <w:tc>
          <w:tcPr>
            <w:tcW w:w="1900" w:type="dxa"/>
            <w:tcMar>
              <w:top w:w="60" w:type="dxa"/>
              <w:left w:w="90" w:type="dxa"/>
              <w:bottom w:w="60" w:type="dxa"/>
              <w:right w:w="90" w:type="dxa"/>
            </w:tcMar>
          </w:tcPr>
          <w:p w14:paraId="52FA2D85" w14:textId="77777777" w:rsidR="00560B92" w:rsidRDefault="006C69D3">
            <w:pPr>
              <w:spacing w:after="40" w:line="230" w:lineRule="auto"/>
            </w:pPr>
            <w:r>
              <w:rPr>
                <w:b/>
                <w:bCs/>
                <w:sz w:val="18"/>
                <w:szCs w:val="18"/>
              </w:rPr>
              <w:t>Payload integration</w:t>
            </w:r>
          </w:p>
        </w:tc>
        <w:tc>
          <w:tcPr>
            <w:tcW w:w="1560" w:type="dxa"/>
            <w:tcMar>
              <w:top w:w="60" w:type="dxa"/>
              <w:left w:w="90" w:type="dxa"/>
              <w:bottom w:w="60" w:type="dxa"/>
              <w:right w:w="90" w:type="dxa"/>
            </w:tcMar>
          </w:tcPr>
          <w:p w14:paraId="52FA2D86" w14:textId="77777777" w:rsidR="00560B92" w:rsidRPr="004A2375" w:rsidRDefault="006C69D3">
            <w:pPr>
              <w:spacing w:after="40" w:line="230" w:lineRule="auto"/>
              <w:rPr>
                <w:lang w:val="en-US"/>
              </w:rPr>
            </w:pPr>
            <w:r w:rsidRPr="004A2375">
              <w:rPr>
                <w:sz w:val="18"/>
                <w:szCs w:val="18"/>
                <w:lang w:val="en-US"/>
              </w:rPr>
              <w:t>EPCU as-is; single-anchor sites</w:t>
            </w:r>
          </w:p>
        </w:tc>
        <w:tc>
          <w:tcPr>
            <w:tcW w:w="1560" w:type="dxa"/>
            <w:tcMar>
              <w:top w:w="60" w:type="dxa"/>
              <w:left w:w="90" w:type="dxa"/>
              <w:bottom w:w="60" w:type="dxa"/>
              <w:right w:w="90" w:type="dxa"/>
            </w:tcMar>
          </w:tcPr>
          <w:p w14:paraId="52FA2D87" w14:textId="77777777" w:rsidR="00560B92" w:rsidRDefault="006C69D3">
            <w:pPr>
              <w:spacing w:after="40" w:line="230" w:lineRule="auto"/>
            </w:pPr>
            <w:r>
              <w:rPr>
                <w:sz w:val="18"/>
                <w:szCs w:val="18"/>
              </w:rPr>
              <w:t>EPCU shared; common baseline</w:t>
            </w:r>
          </w:p>
        </w:tc>
        <w:tc>
          <w:tcPr>
            <w:tcW w:w="1560" w:type="dxa"/>
            <w:tcMar>
              <w:top w:w="60" w:type="dxa"/>
              <w:left w:w="90" w:type="dxa"/>
              <w:bottom w:w="60" w:type="dxa"/>
              <w:right w:w="90" w:type="dxa"/>
            </w:tcMar>
          </w:tcPr>
          <w:p w14:paraId="52FA2D88" w14:textId="77777777" w:rsidR="00560B92" w:rsidRDefault="006C69D3">
            <w:pPr>
              <w:spacing w:after="40" w:line="230" w:lineRule="auto"/>
            </w:pPr>
            <w:r>
              <w:rPr>
                <w:sz w:val="18"/>
                <w:szCs w:val="18"/>
              </w:rPr>
              <w:t>Operators build own flows</w:t>
            </w:r>
          </w:p>
        </w:tc>
        <w:tc>
          <w:tcPr>
            <w:tcW w:w="1560" w:type="dxa"/>
            <w:tcMar>
              <w:top w:w="60" w:type="dxa"/>
              <w:left w:w="90" w:type="dxa"/>
              <w:bottom w:w="60" w:type="dxa"/>
              <w:right w:w="90" w:type="dxa"/>
            </w:tcMar>
          </w:tcPr>
          <w:p w14:paraId="52FA2D89" w14:textId="77777777" w:rsidR="00560B92" w:rsidRDefault="006C69D3">
            <w:pPr>
              <w:spacing w:after="40" w:line="230" w:lineRule="auto"/>
            </w:pPr>
            <w:r>
              <w:rPr>
                <w:sz w:val="18"/>
                <w:szCs w:val="18"/>
              </w:rPr>
              <w:t>EPCU throughput prioritised</w:t>
            </w:r>
          </w:p>
        </w:tc>
        <w:tc>
          <w:tcPr>
            <w:tcW w:w="1560" w:type="dxa"/>
            <w:tcMar>
              <w:top w:w="60" w:type="dxa"/>
              <w:left w:w="90" w:type="dxa"/>
              <w:bottom w:w="60" w:type="dxa"/>
              <w:right w:w="90" w:type="dxa"/>
            </w:tcMar>
          </w:tcPr>
          <w:p w14:paraId="52FA2D8A" w14:textId="77777777" w:rsidR="00560B92" w:rsidRDefault="006C69D3">
            <w:pPr>
              <w:spacing w:after="40" w:line="230" w:lineRule="auto"/>
            </w:pPr>
            <w:r>
              <w:rPr>
                <w:sz w:val="18"/>
                <w:szCs w:val="18"/>
              </w:rPr>
              <w:t>Under-invested; bottlenecked</w:t>
            </w:r>
          </w:p>
        </w:tc>
      </w:tr>
      <w:tr w:rsidR="00560B92" w14:paraId="52FA2D92" w14:textId="77777777">
        <w:tc>
          <w:tcPr>
            <w:tcW w:w="1900" w:type="dxa"/>
            <w:tcMar>
              <w:top w:w="60" w:type="dxa"/>
              <w:left w:w="90" w:type="dxa"/>
              <w:bottom w:w="60" w:type="dxa"/>
              <w:right w:w="90" w:type="dxa"/>
            </w:tcMar>
          </w:tcPr>
          <w:p w14:paraId="52FA2D8C" w14:textId="77777777" w:rsidR="00560B92" w:rsidRDefault="006C69D3">
            <w:pPr>
              <w:spacing w:after="40" w:line="230" w:lineRule="auto"/>
            </w:pPr>
            <w:r>
              <w:rPr>
                <w:b/>
                <w:bCs/>
                <w:sz w:val="18"/>
                <w:szCs w:val="18"/>
              </w:rPr>
              <w:t>Testing</w:t>
            </w:r>
          </w:p>
        </w:tc>
        <w:tc>
          <w:tcPr>
            <w:tcW w:w="1560" w:type="dxa"/>
            <w:tcMar>
              <w:top w:w="60" w:type="dxa"/>
              <w:left w:w="90" w:type="dxa"/>
              <w:bottom w:w="60" w:type="dxa"/>
              <w:right w:w="90" w:type="dxa"/>
            </w:tcMar>
          </w:tcPr>
          <w:p w14:paraId="52FA2D8D" w14:textId="77777777" w:rsidR="00560B92" w:rsidRDefault="006C69D3">
            <w:pPr>
              <w:spacing w:after="40" w:line="230" w:lineRule="auto"/>
            </w:pPr>
            <w:r>
              <w:rPr>
                <w:sz w:val="18"/>
                <w:szCs w:val="18"/>
              </w:rPr>
              <w:t>P5.2/P4 + BEAP monopolies persist</w:t>
            </w:r>
          </w:p>
        </w:tc>
        <w:tc>
          <w:tcPr>
            <w:tcW w:w="1560" w:type="dxa"/>
            <w:tcMar>
              <w:top w:w="60" w:type="dxa"/>
              <w:left w:w="90" w:type="dxa"/>
              <w:bottom w:w="60" w:type="dxa"/>
              <w:right w:w="90" w:type="dxa"/>
            </w:tcMar>
          </w:tcPr>
          <w:p w14:paraId="52FA2D8E" w14:textId="77777777" w:rsidR="00560B92" w:rsidRDefault="006C69D3">
            <w:pPr>
              <w:spacing w:after="40" w:line="230" w:lineRule="auto"/>
            </w:pPr>
            <w:r>
              <w:rPr>
                <w:sz w:val="18"/>
                <w:szCs w:val="18"/>
              </w:rPr>
              <w:t>2nd cryo path + redundancy</w:t>
            </w:r>
          </w:p>
        </w:tc>
        <w:tc>
          <w:tcPr>
            <w:tcW w:w="1560" w:type="dxa"/>
            <w:tcMar>
              <w:top w:w="60" w:type="dxa"/>
              <w:left w:w="90" w:type="dxa"/>
              <w:bottom w:w="60" w:type="dxa"/>
              <w:right w:w="90" w:type="dxa"/>
            </w:tcMar>
          </w:tcPr>
          <w:p w14:paraId="52FA2D8F" w14:textId="77777777" w:rsidR="00560B92" w:rsidRDefault="006C69D3">
            <w:pPr>
              <w:spacing w:after="40" w:line="230" w:lineRule="auto"/>
            </w:pPr>
            <w:r>
              <w:rPr>
                <w:sz w:val="18"/>
                <w:szCs w:val="18"/>
              </w:rPr>
              <w:t>Proprietary test differentiator</w:t>
            </w:r>
          </w:p>
        </w:tc>
        <w:tc>
          <w:tcPr>
            <w:tcW w:w="1560" w:type="dxa"/>
            <w:tcMar>
              <w:top w:w="60" w:type="dxa"/>
              <w:left w:w="90" w:type="dxa"/>
              <w:bottom w:w="60" w:type="dxa"/>
              <w:right w:w="90" w:type="dxa"/>
            </w:tcMar>
          </w:tcPr>
          <w:p w14:paraId="52FA2D90" w14:textId="77777777" w:rsidR="00560B92" w:rsidRPr="004A2375" w:rsidRDefault="006C69D3">
            <w:pPr>
              <w:spacing w:after="40" w:line="230" w:lineRule="auto"/>
              <w:rPr>
                <w:lang w:val="en-US"/>
              </w:rPr>
            </w:pPr>
            <w:r w:rsidRPr="004A2375">
              <w:rPr>
                <w:sz w:val="18"/>
                <w:szCs w:val="18"/>
                <w:lang w:val="en-US"/>
              </w:rPr>
              <w:t>2nd solid + partial cryo path</w:t>
            </w:r>
          </w:p>
        </w:tc>
        <w:tc>
          <w:tcPr>
            <w:tcW w:w="1560" w:type="dxa"/>
            <w:tcMar>
              <w:top w:w="60" w:type="dxa"/>
              <w:left w:w="90" w:type="dxa"/>
              <w:bottom w:w="60" w:type="dxa"/>
              <w:right w:w="90" w:type="dxa"/>
            </w:tcMar>
          </w:tcPr>
          <w:p w14:paraId="52FA2D91" w14:textId="77777777" w:rsidR="00560B92" w:rsidRDefault="006C69D3">
            <w:pPr>
              <w:spacing w:after="40" w:line="230" w:lineRule="auto"/>
            </w:pPr>
            <w:r>
              <w:rPr>
                <w:sz w:val="18"/>
                <w:szCs w:val="18"/>
              </w:rPr>
              <w:t>Monopolies persist; erode</w:t>
            </w:r>
          </w:p>
        </w:tc>
      </w:tr>
      <w:tr w:rsidR="00560B92" w14:paraId="52FA2D99" w14:textId="77777777">
        <w:tc>
          <w:tcPr>
            <w:tcW w:w="1900" w:type="dxa"/>
            <w:tcMar>
              <w:top w:w="60" w:type="dxa"/>
              <w:left w:w="90" w:type="dxa"/>
              <w:bottom w:w="60" w:type="dxa"/>
              <w:right w:w="90" w:type="dxa"/>
            </w:tcMar>
          </w:tcPr>
          <w:p w14:paraId="52FA2D93" w14:textId="77777777" w:rsidR="00560B92" w:rsidRDefault="006C69D3">
            <w:pPr>
              <w:spacing w:after="40" w:line="230" w:lineRule="auto"/>
            </w:pPr>
            <w:r>
              <w:rPr>
                <w:b/>
                <w:bCs/>
                <w:sz w:val="18"/>
                <w:szCs w:val="18"/>
              </w:rPr>
              <w:t>Manufacturing</w:t>
            </w:r>
          </w:p>
        </w:tc>
        <w:tc>
          <w:tcPr>
            <w:tcW w:w="1560" w:type="dxa"/>
            <w:tcMar>
              <w:top w:w="60" w:type="dxa"/>
              <w:left w:w="90" w:type="dxa"/>
              <w:bottom w:w="60" w:type="dxa"/>
              <w:right w:w="90" w:type="dxa"/>
            </w:tcMar>
          </w:tcPr>
          <w:p w14:paraId="52FA2D94" w14:textId="77777777" w:rsidR="00560B92" w:rsidRDefault="006C69D3">
            <w:pPr>
              <w:spacing w:after="40" w:line="230" w:lineRule="auto"/>
            </w:pPr>
            <w:r>
              <w:rPr>
                <w:sz w:val="18"/>
                <w:szCs w:val="18"/>
              </w:rPr>
              <w:t>National single-thread chains</w:t>
            </w:r>
          </w:p>
        </w:tc>
        <w:tc>
          <w:tcPr>
            <w:tcW w:w="1560" w:type="dxa"/>
            <w:tcMar>
              <w:top w:w="60" w:type="dxa"/>
              <w:left w:w="90" w:type="dxa"/>
              <w:bottom w:w="60" w:type="dxa"/>
              <w:right w:w="90" w:type="dxa"/>
            </w:tcMar>
          </w:tcPr>
          <w:p w14:paraId="52FA2D95" w14:textId="77777777" w:rsidR="00560B92" w:rsidRDefault="006C69D3">
            <w:pPr>
              <w:spacing w:after="40" w:line="230" w:lineRule="auto"/>
            </w:pPr>
            <w:r>
              <w:rPr>
                <w:sz w:val="18"/>
                <w:szCs w:val="18"/>
              </w:rPr>
              <w:t>Chains formalised, interfaces pooled</w:t>
            </w:r>
          </w:p>
        </w:tc>
        <w:tc>
          <w:tcPr>
            <w:tcW w:w="1560" w:type="dxa"/>
            <w:tcMar>
              <w:top w:w="60" w:type="dxa"/>
              <w:left w:w="90" w:type="dxa"/>
              <w:bottom w:w="60" w:type="dxa"/>
              <w:right w:w="90" w:type="dxa"/>
            </w:tcMar>
          </w:tcPr>
          <w:p w14:paraId="52FA2D96" w14:textId="77777777" w:rsidR="00560B92" w:rsidRDefault="006C69D3">
            <w:pPr>
              <w:spacing w:after="40" w:line="230" w:lineRule="auto"/>
            </w:pPr>
            <w:r>
              <w:rPr>
                <w:sz w:val="18"/>
                <w:szCs w:val="18"/>
              </w:rPr>
              <w:t>Firm-proprietary, anchored</w:t>
            </w:r>
          </w:p>
        </w:tc>
        <w:tc>
          <w:tcPr>
            <w:tcW w:w="1560" w:type="dxa"/>
            <w:tcMar>
              <w:top w:w="60" w:type="dxa"/>
              <w:left w:w="90" w:type="dxa"/>
              <w:bottom w:w="60" w:type="dxa"/>
              <w:right w:w="90" w:type="dxa"/>
            </w:tcMar>
          </w:tcPr>
          <w:p w14:paraId="52FA2D97" w14:textId="77777777" w:rsidR="00560B92" w:rsidRDefault="006C69D3">
            <w:pPr>
              <w:spacing w:after="40" w:line="230" w:lineRule="auto"/>
            </w:pPr>
            <w:r>
              <w:rPr>
                <w:sz w:val="18"/>
                <w:szCs w:val="18"/>
              </w:rPr>
              <w:t>Level-1 chains buffer-stocked</w:t>
            </w:r>
          </w:p>
        </w:tc>
        <w:tc>
          <w:tcPr>
            <w:tcW w:w="1560" w:type="dxa"/>
            <w:tcMar>
              <w:top w:w="60" w:type="dxa"/>
              <w:left w:w="90" w:type="dxa"/>
              <w:bottom w:w="60" w:type="dxa"/>
              <w:right w:w="90" w:type="dxa"/>
            </w:tcMar>
          </w:tcPr>
          <w:p w14:paraId="52FA2D98" w14:textId="77777777" w:rsidR="00560B92" w:rsidRDefault="006C69D3">
            <w:pPr>
              <w:spacing w:after="40" w:line="230" w:lineRule="auto"/>
            </w:pPr>
            <w:r>
              <w:rPr>
                <w:sz w:val="18"/>
                <w:szCs w:val="18"/>
              </w:rPr>
              <w:t>Firms exit/consolidate</w:t>
            </w:r>
          </w:p>
        </w:tc>
      </w:tr>
      <w:tr w:rsidR="00560B92" w14:paraId="52FA2DA0" w14:textId="77777777">
        <w:tc>
          <w:tcPr>
            <w:tcW w:w="1900" w:type="dxa"/>
            <w:tcMar>
              <w:top w:w="60" w:type="dxa"/>
              <w:left w:w="90" w:type="dxa"/>
              <w:bottom w:w="60" w:type="dxa"/>
              <w:right w:w="90" w:type="dxa"/>
            </w:tcMar>
          </w:tcPr>
          <w:p w14:paraId="52FA2D9A" w14:textId="77777777" w:rsidR="00560B92" w:rsidRDefault="006C69D3">
            <w:pPr>
              <w:spacing w:after="40" w:line="230" w:lineRule="auto"/>
            </w:pPr>
            <w:r>
              <w:rPr>
                <w:b/>
                <w:bCs/>
                <w:sz w:val="18"/>
                <w:szCs w:val="18"/>
              </w:rPr>
              <w:t>TT&amp;C / range / safety</w:t>
            </w:r>
          </w:p>
        </w:tc>
        <w:tc>
          <w:tcPr>
            <w:tcW w:w="1560" w:type="dxa"/>
            <w:tcMar>
              <w:top w:w="60" w:type="dxa"/>
              <w:left w:w="90" w:type="dxa"/>
              <w:bottom w:w="60" w:type="dxa"/>
              <w:right w:w="90" w:type="dxa"/>
            </w:tcMar>
          </w:tcPr>
          <w:p w14:paraId="52FA2D9B" w14:textId="77777777" w:rsidR="00560B92" w:rsidRPr="004A2375" w:rsidRDefault="006C69D3">
            <w:pPr>
              <w:spacing w:after="40" w:line="230" w:lineRule="auto"/>
              <w:rPr>
                <w:lang w:val="en-US"/>
              </w:rPr>
            </w:pPr>
            <w:r w:rsidRPr="004A2375">
              <w:rPr>
                <w:sz w:val="18"/>
                <w:szCs w:val="18"/>
                <w:lang w:val="en-US"/>
              </w:rPr>
              <w:t>Site-by-site, not harmonised</w:t>
            </w:r>
          </w:p>
        </w:tc>
        <w:tc>
          <w:tcPr>
            <w:tcW w:w="1560" w:type="dxa"/>
            <w:tcMar>
              <w:top w:w="60" w:type="dxa"/>
              <w:left w:w="90" w:type="dxa"/>
              <w:bottom w:w="60" w:type="dxa"/>
              <w:right w:w="90" w:type="dxa"/>
            </w:tcMar>
          </w:tcPr>
          <w:p w14:paraId="52FA2D9C" w14:textId="77777777" w:rsidR="00560B92" w:rsidRDefault="006C69D3">
            <w:pPr>
              <w:spacing w:after="40" w:line="230" w:lineRule="auto"/>
            </w:pPr>
            <w:r>
              <w:rPr>
                <w:sz w:val="18"/>
                <w:szCs w:val="18"/>
              </w:rPr>
              <w:t>Common AFTS/FTS architecture</w:t>
            </w:r>
          </w:p>
        </w:tc>
        <w:tc>
          <w:tcPr>
            <w:tcW w:w="1560" w:type="dxa"/>
            <w:tcMar>
              <w:top w:w="60" w:type="dxa"/>
              <w:left w:w="90" w:type="dxa"/>
              <w:bottom w:w="60" w:type="dxa"/>
              <w:right w:w="90" w:type="dxa"/>
            </w:tcMar>
          </w:tcPr>
          <w:p w14:paraId="52FA2D9D" w14:textId="77777777" w:rsidR="00560B92" w:rsidRDefault="006C69D3">
            <w:pPr>
              <w:spacing w:after="40" w:line="230" w:lineRule="auto"/>
            </w:pPr>
            <w:r>
              <w:rPr>
                <w:sz w:val="18"/>
                <w:szCs w:val="18"/>
              </w:rPr>
              <w:t>Commercial networks (SSC etc.)</w:t>
            </w:r>
          </w:p>
        </w:tc>
        <w:tc>
          <w:tcPr>
            <w:tcW w:w="1560" w:type="dxa"/>
            <w:tcMar>
              <w:top w:w="60" w:type="dxa"/>
              <w:left w:w="90" w:type="dxa"/>
              <w:bottom w:w="60" w:type="dxa"/>
              <w:right w:w="90" w:type="dxa"/>
            </w:tcMar>
          </w:tcPr>
          <w:p w14:paraId="52FA2D9E" w14:textId="77777777" w:rsidR="00560B92" w:rsidRDefault="006C69D3">
            <w:pPr>
              <w:spacing w:after="40" w:line="230" w:lineRule="auto"/>
            </w:pPr>
            <w:r>
              <w:rPr>
                <w:sz w:val="18"/>
                <w:szCs w:val="18"/>
              </w:rPr>
              <w:t>CSG strengthened + maritime</w:t>
            </w:r>
          </w:p>
        </w:tc>
        <w:tc>
          <w:tcPr>
            <w:tcW w:w="1560" w:type="dxa"/>
            <w:tcMar>
              <w:top w:w="60" w:type="dxa"/>
              <w:left w:w="90" w:type="dxa"/>
              <w:bottom w:w="60" w:type="dxa"/>
              <w:right w:w="90" w:type="dxa"/>
            </w:tcMar>
          </w:tcPr>
          <w:p w14:paraId="52FA2D9F" w14:textId="77777777" w:rsidR="00560B92" w:rsidRDefault="006C69D3">
            <w:pPr>
              <w:spacing w:after="40" w:line="230" w:lineRule="auto"/>
            </w:pPr>
            <w:r>
              <w:rPr>
                <w:sz w:val="18"/>
                <w:szCs w:val="18"/>
              </w:rPr>
              <w:t>Fragmented; non-EU reliance</w:t>
            </w:r>
          </w:p>
        </w:tc>
      </w:tr>
      <w:tr w:rsidR="00560B92" w14:paraId="52FA2DA7" w14:textId="77777777">
        <w:tc>
          <w:tcPr>
            <w:tcW w:w="1900" w:type="dxa"/>
            <w:tcMar>
              <w:top w:w="60" w:type="dxa"/>
              <w:left w:w="90" w:type="dxa"/>
              <w:bottom w:w="60" w:type="dxa"/>
              <w:right w:w="90" w:type="dxa"/>
            </w:tcMar>
          </w:tcPr>
          <w:p w14:paraId="52FA2DA1" w14:textId="77777777" w:rsidR="00560B92" w:rsidRDefault="006C69D3">
            <w:pPr>
              <w:spacing w:after="40" w:line="230" w:lineRule="auto"/>
            </w:pPr>
            <w:r>
              <w:rPr>
                <w:b/>
                <w:bCs/>
                <w:sz w:val="18"/>
                <w:szCs w:val="18"/>
              </w:rPr>
              <w:t>Operations</w:t>
            </w:r>
          </w:p>
        </w:tc>
        <w:tc>
          <w:tcPr>
            <w:tcW w:w="1560" w:type="dxa"/>
            <w:tcMar>
              <w:top w:w="60" w:type="dxa"/>
              <w:left w:w="90" w:type="dxa"/>
              <w:bottom w:w="60" w:type="dxa"/>
              <w:right w:w="90" w:type="dxa"/>
            </w:tcMar>
          </w:tcPr>
          <w:p w14:paraId="52FA2DA2" w14:textId="77777777" w:rsidR="00560B92" w:rsidRDefault="006C69D3">
            <w:pPr>
              <w:spacing w:after="40" w:line="230" w:lineRule="auto"/>
            </w:pPr>
            <w:r>
              <w:rPr>
                <w:sz w:val="18"/>
                <w:szCs w:val="18"/>
              </w:rPr>
              <w:t>Current roles unchanged</w:t>
            </w:r>
          </w:p>
        </w:tc>
        <w:tc>
          <w:tcPr>
            <w:tcW w:w="1560" w:type="dxa"/>
            <w:tcMar>
              <w:top w:w="60" w:type="dxa"/>
              <w:left w:w="90" w:type="dxa"/>
              <w:bottom w:w="60" w:type="dxa"/>
              <w:right w:w="90" w:type="dxa"/>
            </w:tcMar>
          </w:tcPr>
          <w:p w14:paraId="52FA2DA3" w14:textId="77777777" w:rsidR="00560B92" w:rsidRDefault="006C69D3">
            <w:pPr>
              <w:spacing w:after="40" w:line="230" w:lineRule="auto"/>
            </w:pPr>
            <w:r>
              <w:rPr>
                <w:sz w:val="18"/>
                <w:szCs w:val="18"/>
              </w:rPr>
              <w:t>Federated EU incident response</w:t>
            </w:r>
          </w:p>
        </w:tc>
        <w:tc>
          <w:tcPr>
            <w:tcW w:w="1560" w:type="dxa"/>
            <w:tcMar>
              <w:top w:w="60" w:type="dxa"/>
              <w:left w:w="90" w:type="dxa"/>
              <w:bottom w:w="60" w:type="dxa"/>
              <w:right w:w="90" w:type="dxa"/>
            </w:tcMar>
          </w:tcPr>
          <w:p w14:paraId="52FA2DA4" w14:textId="77777777" w:rsidR="00560B92" w:rsidRDefault="006C69D3">
            <w:pPr>
              <w:spacing w:after="40" w:line="230" w:lineRule="auto"/>
            </w:pPr>
            <w:r>
              <w:rPr>
                <w:sz w:val="18"/>
                <w:szCs w:val="18"/>
              </w:rPr>
              <w:t>Operators run own control</w:t>
            </w:r>
          </w:p>
        </w:tc>
        <w:tc>
          <w:tcPr>
            <w:tcW w:w="1560" w:type="dxa"/>
            <w:tcMar>
              <w:top w:w="60" w:type="dxa"/>
              <w:left w:w="90" w:type="dxa"/>
              <w:bottom w:w="60" w:type="dxa"/>
              <w:right w:w="90" w:type="dxa"/>
            </w:tcMar>
          </w:tcPr>
          <w:p w14:paraId="52FA2DA5" w14:textId="77777777" w:rsidR="00560B92" w:rsidRDefault="006C69D3">
            <w:pPr>
              <w:spacing w:after="40" w:line="230" w:lineRule="auto"/>
            </w:pPr>
            <w:r>
              <w:rPr>
                <w:sz w:val="18"/>
                <w:szCs w:val="18"/>
              </w:rPr>
              <w:t>Jupiter upgraded for cadence</w:t>
            </w:r>
          </w:p>
        </w:tc>
        <w:tc>
          <w:tcPr>
            <w:tcW w:w="1560" w:type="dxa"/>
            <w:tcMar>
              <w:top w:w="60" w:type="dxa"/>
              <w:left w:w="90" w:type="dxa"/>
              <w:bottom w:w="60" w:type="dxa"/>
              <w:right w:w="90" w:type="dxa"/>
            </w:tcMar>
          </w:tcPr>
          <w:p w14:paraId="52FA2DA6" w14:textId="77777777" w:rsidR="00560B92" w:rsidRDefault="006C69D3">
            <w:pPr>
              <w:spacing w:after="40" w:line="230" w:lineRule="auto"/>
            </w:pPr>
            <w:r>
              <w:rPr>
                <w:sz w:val="18"/>
                <w:szCs w:val="18"/>
              </w:rPr>
              <w:t>Uncoordinated; degraded</w:t>
            </w:r>
          </w:p>
        </w:tc>
      </w:tr>
      <w:tr w:rsidR="00560B92" w14:paraId="52FA2DAE" w14:textId="77777777">
        <w:tc>
          <w:tcPr>
            <w:tcW w:w="1900" w:type="dxa"/>
            <w:tcMar>
              <w:top w:w="60" w:type="dxa"/>
              <w:left w:w="90" w:type="dxa"/>
              <w:bottom w:w="60" w:type="dxa"/>
              <w:right w:w="90" w:type="dxa"/>
            </w:tcMar>
          </w:tcPr>
          <w:p w14:paraId="52FA2DA8" w14:textId="77777777" w:rsidR="00560B92" w:rsidRDefault="006C69D3">
            <w:pPr>
              <w:spacing w:after="40" w:line="230" w:lineRule="auto"/>
            </w:pPr>
            <w:r>
              <w:rPr>
                <w:b/>
                <w:bCs/>
                <w:sz w:val="18"/>
                <w:szCs w:val="18"/>
              </w:rPr>
              <w:t>Transportation</w:t>
            </w:r>
          </w:p>
        </w:tc>
        <w:tc>
          <w:tcPr>
            <w:tcW w:w="1560" w:type="dxa"/>
            <w:tcMar>
              <w:top w:w="60" w:type="dxa"/>
              <w:left w:w="90" w:type="dxa"/>
              <w:bottom w:w="60" w:type="dxa"/>
              <w:right w:w="90" w:type="dxa"/>
            </w:tcMar>
          </w:tcPr>
          <w:p w14:paraId="52FA2DA9" w14:textId="77777777" w:rsidR="00560B92" w:rsidRDefault="006C69D3">
            <w:pPr>
              <w:spacing w:after="40" w:line="230" w:lineRule="auto"/>
            </w:pPr>
            <w:r>
              <w:rPr>
                <w:sz w:val="18"/>
                <w:szCs w:val="18"/>
              </w:rPr>
              <w:t>Canopée/Pariacabo chokepoint</w:t>
            </w:r>
          </w:p>
        </w:tc>
        <w:tc>
          <w:tcPr>
            <w:tcW w:w="1560" w:type="dxa"/>
            <w:tcMar>
              <w:top w:w="60" w:type="dxa"/>
              <w:left w:w="90" w:type="dxa"/>
              <w:bottom w:w="60" w:type="dxa"/>
              <w:right w:w="90" w:type="dxa"/>
            </w:tcMar>
          </w:tcPr>
          <w:p w14:paraId="52FA2DAA" w14:textId="77777777" w:rsidR="00560B92" w:rsidRPr="004A2375" w:rsidRDefault="006C69D3">
            <w:pPr>
              <w:spacing w:after="40" w:line="230" w:lineRule="auto"/>
              <w:rPr>
                <w:lang w:val="en-US"/>
              </w:rPr>
            </w:pPr>
            <w:r w:rsidRPr="004A2375">
              <w:rPr>
                <w:sz w:val="18"/>
                <w:szCs w:val="18"/>
                <w:lang w:val="en-US"/>
              </w:rPr>
              <w:t>2nd quay/vessel + logistics plans</w:t>
            </w:r>
          </w:p>
        </w:tc>
        <w:tc>
          <w:tcPr>
            <w:tcW w:w="1560" w:type="dxa"/>
            <w:tcMar>
              <w:top w:w="60" w:type="dxa"/>
              <w:left w:w="90" w:type="dxa"/>
              <w:bottom w:w="60" w:type="dxa"/>
              <w:right w:w="90" w:type="dxa"/>
            </w:tcMar>
          </w:tcPr>
          <w:p w14:paraId="52FA2DAB" w14:textId="77777777" w:rsidR="00560B92" w:rsidRDefault="006C69D3">
            <w:pPr>
              <w:spacing w:after="40" w:line="230" w:lineRule="auto"/>
            </w:pPr>
            <w:r>
              <w:rPr>
                <w:sz w:val="18"/>
                <w:szCs w:val="18"/>
              </w:rPr>
              <w:t>Operator-specific logistics</w:t>
            </w:r>
          </w:p>
        </w:tc>
        <w:tc>
          <w:tcPr>
            <w:tcW w:w="1560" w:type="dxa"/>
            <w:tcMar>
              <w:top w:w="60" w:type="dxa"/>
              <w:left w:w="90" w:type="dxa"/>
              <w:bottom w:w="60" w:type="dxa"/>
              <w:right w:w="90" w:type="dxa"/>
            </w:tcMar>
          </w:tcPr>
          <w:p w14:paraId="52FA2DAC" w14:textId="77777777" w:rsidR="00560B92" w:rsidRDefault="006C69D3">
            <w:pPr>
              <w:spacing w:after="40" w:line="230" w:lineRule="auto"/>
            </w:pPr>
            <w:r>
              <w:rPr>
                <w:sz w:val="18"/>
                <w:szCs w:val="18"/>
              </w:rPr>
              <w:t>2nd quay + buffer stock</w:t>
            </w:r>
          </w:p>
        </w:tc>
        <w:tc>
          <w:tcPr>
            <w:tcW w:w="1560" w:type="dxa"/>
            <w:tcMar>
              <w:top w:w="60" w:type="dxa"/>
              <w:left w:w="90" w:type="dxa"/>
              <w:bottom w:w="60" w:type="dxa"/>
              <w:right w:w="90" w:type="dxa"/>
            </w:tcMar>
          </w:tcPr>
          <w:p w14:paraId="52FA2DAD" w14:textId="77777777" w:rsidR="00560B92" w:rsidRDefault="006C69D3">
            <w:pPr>
              <w:spacing w:after="40" w:line="230" w:lineRule="auto"/>
            </w:pPr>
            <w:r>
              <w:rPr>
                <w:sz w:val="18"/>
                <w:szCs w:val="18"/>
              </w:rPr>
              <w:t>Chokepoint unaddressed</w:t>
            </w:r>
          </w:p>
        </w:tc>
      </w:tr>
      <w:tr w:rsidR="00560B92" w14:paraId="52FA2DB5" w14:textId="77777777">
        <w:tc>
          <w:tcPr>
            <w:tcW w:w="1900" w:type="dxa"/>
            <w:tcMar>
              <w:top w:w="60" w:type="dxa"/>
              <w:left w:w="90" w:type="dxa"/>
              <w:bottom w:w="60" w:type="dxa"/>
              <w:right w:w="90" w:type="dxa"/>
            </w:tcMar>
          </w:tcPr>
          <w:p w14:paraId="52FA2DAF" w14:textId="77777777" w:rsidR="00560B92" w:rsidRDefault="006C69D3">
            <w:pPr>
              <w:spacing w:after="40" w:line="230" w:lineRule="auto"/>
            </w:pPr>
            <w:r>
              <w:rPr>
                <w:b/>
                <w:bCs/>
                <w:sz w:val="18"/>
                <w:szCs w:val="18"/>
              </w:rPr>
              <w:t>SSA &amp; space weather</w:t>
            </w:r>
          </w:p>
        </w:tc>
        <w:tc>
          <w:tcPr>
            <w:tcW w:w="1560" w:type="dxa"/>
            <w:tcMar>
              <w:top w:w="60" w:type="dxa"/>
              <w:left w:w="90" w:type="dxa"/>
              <w:bottom w:w="60" w:type="dxa"/>
              <w:right w:w="90" w:type="dxa"/>
            </w:tcMar>
          </w:tcPr>
          <w:p w14:paraId="52FA2DB0" w14:textId="77777777" w:rsidR="00560B92" w:rsidRPr="004A2375" w:rsidRDefault="006C69D3">
            <w:pPr>
              <w:spacing w:after="40" w:line="230" w:lineRule="auto"/>
              <w:rPr>
                <w:lang w:val="en-US"/>
              </w:rPr>
            </w:pPr>
            <w:r w:rsidRPr="004A2375">
              <w:rPr>
                <w:sz w:val="18"/>
                <w:szCs w:val="18"/>
                <w:lang w:val="en-US"/>
              </w:rPr>
              <w:t>Continues as-is, not integrated</w:t>
            </w:r>
          </w:p>
        </w:tc>
        <w:tc>
          <w:tcPr>
            <w:tcW w:w="1560" w:type="dxa"/>
            <w:tcMar>
              <w:top w:w="60" w:type="dxa"/>
              <w:left w:w="90" w:type="dxa"/>
              <w:bottom w:w="60" w:type="dxa"/>
              <w:right w:w="90" w:type="dxa"/>
            </w:tcMar>
          </w:tcPr>
          <w:p w14:paraId="52FA2DB1" w14:textId="77777777" w:rsidR="00560B92" w:rsidRDefault="006C69D3">
            <w:pPr>
              <w:spacing w:after="40" w:line="230" w:lineRule="auto"/>
            </w:pPr>
            <w:r>
              <w:rPr>
                <w:sz w:val="18"/>
                <w:szCs w:val="18"/>
              </w:rPr>
              <w:t>Integrated into range safety</w:t>
            </w:r>
          </w:p>
        </w:tc>
        <w:tc>
          <w:tcPr>
            <w:tcW w:w="1560" w:type="dxa"/>
            <w:tcMar>
              <w:top w:w="60" w:type="dxa"/>
              <w:left w:w="90" w:type="dxa"/>
              <w:bottom w:w="60" w:type="dxa"/>
              <w:right w:w="90" w:type="dxa"/>
            </w:tcMar>
          </w:tcPr>
          <w:p w14:paraId="52FA2DB2" w14:textId="77777777" w:rsidR="00560B92" w:rsidRDefault="006C69D3">
            <w:pPr>
              <w:spacing w:after="40" w:line="230" w:lineRule="auto"/>
            </w:pPr>
            <w:r>
              <w:rPr>
                <w:sz w:val="18"/>
                <w:szCs w:val="18"/>
              </w:rPr>
              <w:t>Public good for commercial</w:t>
            </w:r>
          </w:p>
        </w:tc>
        <w:tc>
          <w:tcPr>
            <w:tcW w:w="1560" w:type="dxa"/>
            <w:tcMar>
              <w:top w:w="60" w:type="dxa"/>
              <w:left w:w="90" w:type="dxa"/>
              <w:bottom w:w="60" w:type="dxa"/>
              <w:right w:w="90" w:type="dxa"/>
            </w:tcMar>
          </w:tcPr>
          <w:p w14:paraId="52FA2DB3" w14:textId="77777777" w:rsidR="00560B92" w:rsidRDefault="006C69D3">
            <w:pPr>
              <w:spacing w:after="40" w:line="230" w:lineRule="auto"/>
            </w:pPr>
            <w:r>
              <w:rPr>
                <w:sz w:val="18"/>
                <w:szCs w:val="18"/>
              </w:rPr>
              <w:t>Integrated + civil-military</w:t>
            </w:r>
          </w:p>
        </w:tc>
        <w:tc>
          <w:tcPr>
            <w:tcW w:w="1560" w:type="dxa"/>
            <w:tcMar>
              <w:top w:w="60" w:type="dxa"/>
              <w:left w:w="90" w:type="dxa"/>
              <w:bottom w:w="60" w:type="dxa"/>
              <w:right w:w="90" w:type="dxa"/>
            </w:tcMar>
          </w:tcPr>
          <w:p w14:paraId="52FA2DB4" w14:textId="77777777" w:rsidR="00560B92" w:rsidRDefault="006C69D3">
            <w:pPr>
              <w:spacing w:after="40" w:line="230" w:lineRule="auto"/>
            </w:pPr>
            <w:r>
              <w:rPr>
                <w:sz w:val="18"/>
                <w:szCs w:val="18"/>
              </w:rPr>
              <w:t>Static; unintegrated</w:t>
            </w:r>
          </w:p>
        </w:tc>
      </w:tr>
    </w:tbl>
    <w:p w14:paraId="374ED002" w14:textId="77777777" w:rsidR="0018404A" w:rsidRDefault="0018404A">
      <w:pPr>
        <w:spacing w:line="264" w:lineRule="auto"/>
        <w:rPr>
          <w:b/>
          <w:bCs/>
          <w:lang w:val="en-US"/>
        </w:rPr>
      </w:pPr>
    </w:p>
    <w:p w14:paraId="52FA2DB6" w14:textId="1E787C9F" w:rsidR="00560B92" w:rsidRPr="004A2375" w:rsidRDefault="006C69D3">
      <w:pPr>
        <w:spacing w:line="264" w:lineRule="auto"/>
        <w:rPr>
          <w:lang w:val="en-US"/>
        </w:rPr>
      </w:pPr>
      <w:r w:rsidRPr="004A2375">
        <w:rPr>
          <w:b/>
          <w:bCs/>
          <w:lang w:val="en-US"/>
        </w:rPr>
        <w:lastRenderedPageBreak/>
        <w:t>How the five differ</w:t>
      </w:r>
      <w:r w:rsidR="0018404A">
        <w:rPr>
          <w:b/>
          <w:bCs/>
          <w:lang w:val="en-US"/>
        </w:rPr>
        <w:t>:</w:t>
      </w:r>
      <w:r w:rsidRPr="004A2375">
        <w:rPr>
          <w:b/>
          <w:bCs/>
          <w:lang w:val="en-US"/>
        </w:rPr>
        <w:t xml:space="preserve"> </w:t>
      </w:r>
      <w:r w:rsidRPr="004A2375">
        <w:rPr>
          <w:lang w:val="en-US"/>
        </w:rPr>
        <w:t xml:space="preserve">S1 and S5 share a “no EU action” starting point but diverge on outcome: S1 assumes today’s capability is </w:t>
      </w:r>
      <w:r w:rsidRPr="004A2375">
        <w:rPr>
          <w:i/>
          <w:iCs/>
          <w:lang w:val="en-US"/>
        </w:rPr>
        <w:t>maintained</w:t>
      </w:r>
      <w:r w:rsidRPr="004A2375">
        <w:rPr>
          <w:lang w:val="en-US"/>
        </w:rPr>
        <w:t xml:space="preserve"> (bottlenecks unaffected but capability retained), whereas S5 assumes it </w:t>
      </w:r>
      <w:r w:rsidRPr="004A2375">
        <w:rPr>
          <w:i/>
          <w:iCs/>
          <w:lang w:val="en-US"/>
        </w:rPr>
        <w:t>erodes</w:t>
      </w:r>
      <w:r w:rsidRPr="004A2375">
        <w:rPr>
          <w:lang w:val="en-US"/>
        </w:rPr>
        <w:t xml:space="preserve"> (bottlenecks worsen; capability lost to non-EU providers). S2 and S4 both invest, but S2 spreads the investment across a coordinated multi-site network while S4 concentrates it on CSG. S3 is the only scenario where the private sector, not the state, is the primary agent of expansion. Reading down any column of Table 5.3 gives that scenario’s whole-system posture; reading across any row shows how the five scenarios treat one infrastructure type.</w:t>
      </w:r>
      <w:commentRangeEnd w:id="2"/>
      <w:r w:rsidR="00811769" w:rsidRPr="004A2375">
        <w:rPr>
          <w:rStyle w:val="CommentReference"/>
          <w:sz w:val="20"/>
          <w:szCs w:val="20"/>
          <w:lang w:val="en-US"/>
        </w:rPr>
        <w:commentReference w:id="2"/>
      </w:r>
    </w:p>
    <w:p w14:paraId="52FA2DB7" w14:textId="77777777" w:rsidR="00560B92" w:rsidRPr="004A2375" w:rsidRDefault="006C69D3">
      <w:pPr>
        <w:pStyle w:val="Heading2"/>
        <w:rPr>
          <w:lang w:val="en-US"/>
        </w:rPr>
      </w:pPr>
      <w:r w:rsidRPr="004A2375">
        <w:rPr>
          <w:lang w:val="en-US"/>
        </w:rPr>
        <w:t>5.3 Scenario 1 — Status Quo (Baseline)</w:t>
      </w:r>
    </w:p>
    <w:p w14:paraId="52FA2DB8" w14:textId="77777777" w:rsidR="00560B92" w:rsidRPr="004A2375" w:rsidRDefault="006C69D3">
      <w:pPr>
        <w:pStyle w:val="Heading3"/>
        <w:rPr>
          <w:lang w:val="en-US"/>
        </w:rPr>
      </w:pPr>
      <w:r w:rsidRPr="004A2375">
        <w:rPr>
          <w:lang w:val="en-US"/>
        </w:rPr>
        <w:t>Doctrine and main idea</w:t>
      </w:r>
    </w:p>
    <w:p w14:paraId="52FA2DB9" w14:textId="65253C0C" w:rsidR="00560B92" w:rsidRPr="004A2375" w:rsidRDefault="006C69D3">
      <w:pPr>
        <w:spacing w:line="264" w:lineRule="auto"/>
        <w:rPr>
          <w:lang w:val="en-US"/>
        </w:rPr>
      </w:pPr>
      <w:r w:rsidRPr="004A2375">
        <w:rPr>
          <w:b/>
          <w:bCs/>
          <w:lang w:val="en-US"/>
        </w:rPr>
        <w:t>Doctrine</w:t>
      </w:r>
      <w:r w:rsidR="00305618">
        <w:rPr>
          <w:b/>
          <w:bCs/>
          <w:lang w:val="en-US"/>
        </w:rPr>
        <w:t xml:space="preserve"> – </w:t>
      </w:r>
      <w:r w:rsidRPr="004A2375">
        <w:rPr>
          <w:b/>
          <w:bCs/>
          <w:lang w:val="en-US"/>
        </w:rPr>
        <w:t>continuity</w:t>
      </w:r>
      <w:r w:rsidR="00305618">
        <w:rPr>
          <w:b/>
          <w:bCs/>
          <w:lang w:val="en-US"/>
        </w:rPr>
        <w:t>:</w:t>
      </w:r>
      <w:r w:rsidRPr="004A2375">
        <w:rPr>
          <w:b/>
          <w:bCs/>
          <w:lang w:val="en-US"/>
        </w:rPr>
        <w:t xml:space="preserve"> </w:t>
      </w:r>
      <w:r w:rsidRPr="004A2375">
        <w:rPr>
          <w:lang w:val="en-US"/>
        </w:rPr>
        <w:t xml:space="preserve">Europe stays on its current trajectory and takes no new action at EU level. CSG remains the heavy- and medium-lift institutional core; Andøya, SaxaVord and Esrange progress but stay launcher- and operator-specific; the Atlantic Spaceport / Malbusca remains a licensed but unproven platform; and the mapped bottlenecks in payload processing, testing, logistics and range capacity are </w:t>
      </w:r>
      <w:r w:rsidRPr="004A2375">
        <w:rPr>
          <w:b/>
          <w:bCs/>
          <w:lang w:val="en-US"/>
        </w:rPr>
        <w:t>not structurally resolved</w:t>
      </w:r>
      <w:r w:rsidRPr="004A2375">
        <w:rPr>
          <w:lang w:val="en-US"/>
        </w:rPr>
        <w:t>. The one thing this scenario does is keep what already works. It is included primarily as the reference case against which the other four are traded off — the baseline analysts know best.</w:t>
      </w:r>
    </w:p>
    <w:p w14:paraId="52FA2DBA" w14:textId="77777777" w:rsidR="00560B92" w:rsidRDefault="006C69D3">
      <w:pPr>
        <w:pStyle w:val="Heading3"/>
      </w:pPr>
      <w:r>
        <w:t>Political vs technical drivers</w:t>
      </w:r>
    </w:p>
    <w:p w14:paraId="52FA2DBC" w14:textId="5EF1C5C0" w:rsidR="00560B92" w:rsidRPr="004A2375" w:rsidRDefault="006C69D3">
      <w:pPr>
        <w:pStyle w:val="ListParagraph"/>
        <w:numPr>
          <w:ilvl w:val="0"/>
          <w:numId w:val="2"/>
        </w:numPr>
        <w:spacing w:after="80" w:line="264" w:lineRule="auto"/>
        <w:rPr>
          <w:lang w:val="en-US"/>
        </w:rPr>
      </w:pPr>
      <w:r w:rsidRPr="004A2375">
        <w:rPr>
          <w:b/>
          <w:bCs/>
          <w:lang w:val="en-US"/>
        </w:rPr>
        <w:t>Political</w:t>
      </w:r>
      <w:ins w:id="3" w:author="Guillaume Terlinden" w:date="2026-07-27T13:47:00Z" w16du:dateUtc="2026-07-27T11:47:00Z">
        <w:r w:rsidR="00471C0C">
          <w:rPr>
            <w:b/>
            <w:bCs/>
            <w:lang w:val="en-US"/>
          </w:rPr>
          <w:t xml:space="preserve"> </w:t>
        </w:r>
      </w:ins>
      <w:r w:rsidRPr="004A2375">
        <w:rPr>
          <w:b/>
          <w:bCs/>
          <w:lang w:val="en-US"/>
        </w:rPr>
        <w:t>—</w:t>
      </w:r>
      <w:ins w:id="4" w:author="Guillaume Terlinden" w:date="2026-07-27T13:47:00Z" w16du:dateUtc="2026-07-27T11:47:00Z">
        <w:r w:rsidR="00471C0C">
          <w:rPr>
            <w:b/>
            <w:bCs/>
            <w:lang w:val="en-US"/>
          </w:rPr>
          <w:t xml:space="preserve"> </w:t>
        </w:r>
      </w:ins>
      <w:r w:rsidR="00972B70">
        <w:rPr>
          <w:b/>
          <w:bCs/>
          <w:lang w:val="en-US"/>
        </w:rPr>
        <w:t>Medium</w:t>
      </w:r>
      <w:r w:rsidR="00305618">
        <w:rPr>
          <w:b/>
          <w:bCs/>
          <w:lang w:val="en-US"/>
        </w:rPr>
        <w:t>:</w:t>
      </w:r>
      <w:r w:rsidRPr="004A2375">
        <w:rPr>
          <w:b/>
          <w:bCs/>
          <w:lang w:val="en-US"/>
        </w:rPr>
        <w:t xml:space="preserve"> </w:t>
      </w:r>
      <w:r w:rsidRPr="004A2375">
        <w:rPr>
          <w:lang w:val="en-US"/>
        </w:rPr>
        <w:t xml:space="preserve">The binding enabler is the </w:t>
      </w:r>
      <w:r w:rsidRPr="004A2375">
        <w:rPr>
          <w:i/>
          <w:iCs/>
          <w:lang w:val="en-US"/>
        </w:rPr>
        <w:t>absence</w:t>
      </w:r>
      <w:r w:rsidRPr="004A2375">
        <w:rPr>
          <w:lang w:val="en-US"/>
        </w:rPr>
        <w:t xml:space="preserve"> of new political action: this is the easiest path because it avoids new EU-level governance, MFF re-programming and a common range-safety framework. What “drives” S1 is institutional inertia and sovereign continuity, not a positive decision.</w:t>
      </w:r>
    </w:p>
    <w:p w14:paraId="52FA2DBD" w14:textId="516FC11C" w:rsidR="00560B92" w:rsidRPr="004A2375" w:rsidRDefault="006C69D3">
      <w:pPr>
        <w:pStyle w:val="ListParagraph"/>
        <w:numPr>
          <w:ilvl w:val="0"/>
          <w:numId w:val="2"/>
        </w:numPr>
        <w:spacing w:after="80" w:line="264" w:lineRule="auto"/>
        <w:rPr>
          <w:lang w:val="en-US"/>
        </w:rPr>
      </w:pPr>
      <w:r w:rsidRPr="004A2375">
        <w:rPr>
          <w:b/>
          <w:bCs/>
          <w:lang w:val="en-US"/>
        </w:rPr>
        <w:t xml:space="preserve">Technical — </w:t>
      </w:r>
      <w:r w:rsidR="00F51719">
        <w:rPr>
          <w:b/>
          <w:bCs/>
          <w:lang w:val="en-US"/>
        </w:rPr>
        <w:t>Low</w:t>
      </w:r>
      <w:r w:rsidR="00305618">
        <w:rPr>
          <w:b/>
          <w:bCs/>
          <w:lang w:val="en-US"/>
        </w:rPr>
        <w:t>:</w:t>
      </w:r>
      <w:r w:rsidRPr="004A2375">
        <w:rPr>
          <w:b/>
          <w:bCs/>
          <w:lang w:val="en-US"/>
        </w:rPr>
        <w:t xml:space="preserve"> </w:t>
      </w:r>
      <w:r w:rsidRPr="004A2375">
        <w:rPr>
          <w:lang w:val="en-US"/>
        </w:rPr>
        <w:t>No technical breakthrough is required, and none is delivered: the shared-asset cascade at CSG (B11 / C1 — one solid plant + one BEAP stand serving both institutional launchers), the DLR P5.2/P4 monopoly (B12 / C2) and the Pariacabo single-quay/single-vessel exposure (D1 / D2) all persist. No development in this scenario is technically driven, because nothing new is built.</w:t>
      </w:r>
    </w:p>
    <w:p w14:paraId="52FA2DBE" w14:textId="77777777" w:rsidR="00560B92" w:rsidRPr="004A2375" w:rsidRDefault="006C69D3">
      <w:pPr>
        <w:pStyle w:val="Heading3"/>
        <w:rPr>
          <w:lang w:val="en-US"/>
        </w:rPr>
      </w:pPr>
      <w:r w:rsidRPr="004A2375">
        <w:rPr>
          <w:lang w:val="en-US"/>
        </w:rPr>
        <w:t>Concrete infrastructure chain (all types)</w:t>
      </w:r>
    </w:p>
    <w:p w14:paraId="52FA2DBF" w14:textId="4742690A" w:rsidR="00560B92" w:rsidRPr="004A2375" w:rsidRDefault="006C69D3">
      <w:pPr>
        <w:spacing w:line="264" w:lineRule="auto"/>
        <w:rPr>
          <w:lang w:val="en-US"/>
        </w:rPr>
      </w:pPr>
      <w:r w:rsidRPr="004A2375">
        <w:rPr>
          <w:b/>
          <w:bCs/>
          <w:lang w:val="en-US"/>
        </w:rPr>
        <w:t>Launch</w:t>
      </w:r>
      <w:r w:rsidR="00876F10">
        <w:rPr>
          <w:b/>
          <w:bCs/>
          <w:lang w:val="en-US"/>
        </w:rPr>
        <w:t>:</w:t>
      </w:r>
      <w:r w:rsidRPr="004A2375">
        <w:rPr>
          <w:b/>
          <w:bCs/>
          <w:lang w:val="en-US"/>
        </w:rPr>
        <w:t xml:space="preserve"> </w:t>
      </w:r>
      <w:r w:rsidRPr="004A2375">
        <w:rPr>
          <w:lang w:val="en-US"/>
        </w:rPr>
        <w:t xml:space="preserve">Ariane 6 continues from ELA-4/ZL4 and Vega-C from ELV/SLV;  ELM-Diamant </w:t>
      </w:r>
      <w:r w:rsidR="009F3400">
        <w:rPr>
          <w:lang w:val="en-US"/>
        </w:rPr>
        <w:t>remains</w:t>
      </w:r>
      <w:r w:rsidR="009F3400" w:rsidRPr="004A2375">
        <w:rPr>
          <w:lang w:val="en-US"/>
        </w:rPr>
        <w:t xml:space="preserve"> </w:t>
      </w:r>
      <w:r w:rsidRPr="004A2375">
        <w:rPr>
          <w:lang w:val="en-US"/>
        </w:rPr>
        <w:t>the private CSG micro/mini node; Andøya Pad A is tied to Isar Spectrum and SaxaVord to RFA ONE under 20-year exclusive pad contracts (F11); Esrange LC-3C is the first orbital capability still under construction for Firefly Alpha; Malbusca stays Level 3 conditional. The heavy/low-inclination single-site exposure (B1), the two-pad limit (B2) and the absence of any demonstrated orbital capability outside CSG (B4) are unchanged.</w:t>
      </w:r>
    </w:p>
    <w:p w14:paraId="52FA2DC0" w14:textId="085EBC09" w:rsidR="00560B92" w:rsidRPr="004A2375" w:rsidRDefault="006C69D3">
      <w:pPr>
        <w:spacing w:line="264" w:lineRule="auto"/>
        <w:rPr>
          <w:lang w:val="en-US"/>
        </w:rPr>
      </w:pPr>
      <w:r w:rsidRPr="004A2375">
        <w:rPr>
          <w:b/>
          <w:bCs/>
          <w:lang w:val="en-US"/>
        </w:rPr>
        <w:t>Payload integration and preparation</w:t>
      </w:r>
      <w:r w:rsidR="00876F10">
        <w:rPr>
          <w:b/>
          <w:bCs/>
          <w:lang w:val="en-US"/>
        </w:rPr>
        <w:t>:</w:t>
      </w:r>
      <w:r w:rsidRPr="004A2375">
        <w:rPr>
          <w:b/>
          <w:bCs/>
          <w:lang w:val="en-US"/>
        </w:rPr>
        <w:t xml:space="preserve"> </w:t>
      </w:r>
      <w:r w:rsidRPr="004A2375">
        <w:rPr>
          <w:lang w:val="en-US"/>
        </w:rPr>
        <w:t>CSG relies on EPCU S1/S3/S5 (non-hazardous, hazardous/fuelling, and clean-room capacity); Andøya and SaxaVord provide local integration but remain single-anchor-customer environments (F10). No change.</w:t>
      </w:r>
    </w:p>
    <w:p w14:paraId="52FA2DC1" w14:textId="57D12927" w:rsidR="00560B92" w:rsidRPr="004A2375" w:rsidRDefault="006C69D3">
      <w:pPr>
        <w:spacing w:line="264" w:lineRule="auto"/>
        <w:rPr>
          <w:lang w:val="en-US"/>
        </w:rPr>
      </w:pPr>
      <w:r w:rsidRPr="004A2375">
        <w:rPr>
          <w:b/>
          <w:bCs/>
          <w:lang w:val="en-US"/>
        </w:rPr>
        <w:t>Testing</w:t>
      </w:r>
      <w:r w:rsidR="00876F10">
        <w:rPr>
          <w:b/>
          <w:bCs/>
          <w:lang w:val="en-US"/>
        </w:rPr>
        <w:t>:</w:t>
      </w:r>
      <w:r w:rsidRPr="004A2375">
        <w:rPr>
          <w:b/>
          <w:bCs/>
          <w:lang w:val="en-US"/>
        </w:rPr>
        <w:t xml:space="preserve"> </w:t>
      </w:r>
      <w:r w:rsidRPr="004A2375">
        <w:rPr>
          <w:lang w:val="en-US"/>
        </w:rPr>
        <w:t>Ariane 6 depends on DLR Lampoldshausen P5/P5.2/P4 for core/upper-stage and high-altitude simulation (B12 / C2); Ariane 6 and Vega-C share BEAP and the on-site P120C/P160C plant (B11 / C1); PLD uses Teruel, Avio uses Colleferro/SPTF, RFA uses Augsburg and Kiruna-linked chains. The single-point testing monopolies persist and remain oversubscribed (C6 vibration).</w:t>
      </w:r>
    </w:p>
    <w:p w14:paraId="52FA2DC2" w14:textId="0480A487" w:rsidR="00560B92" w:rsidRPr="004A2375" w:rsidRDefault="006C69D3">
      <w:pPr>
        <w:spacing w:line="264" w:lineRule="auto"/>
        <w:rPr>
          <w:lang w:val="en-US"/>
        </w:rPr>
      </w:pPr>
      <w:r w:rsidRPr="004A2375">
        <w:rPr>
          <w:b/>
          <w:bCs/>
          <w:lang w:val="en-US"/>
        </w:rPr>
        <w:t>Manufacturing</w:t>
      </w:r>
      <w:r w:rsidR="00876F10">
        <w:rPr>
          <w:b/>
          <w:bCs/>
          <w:lang w:val="en-US"/>
        </w:rPr>
        <w:t>:</w:t>
      </w:r>
      <w:r w:rsidRPr="004A2375">
        <w:rPr>
          <w:b/>
          <w:bCs/>
          <w:lang w:val="en-US"/>
        </w:rPr>
        <w:t xml:space="preserve"> </w:t>
      </w:r>
      <w:r w:rsidRPr="004A2375">
        <w:rPr>
          <w:lang w:val="en-US"/>
        </w:rPr>
        <w:t>Production stays in a national-firm pattern (ArianeGroup Les Mureaux/Bremen, MT Aerospace Augsburg, Avio Colleferro, Isar Ottobrunn, PLD Elche, RFA Augsburg, MaiaSpace Vernon, Orbex Forres — the last under insolvency uncertainty). Manufacturing-to-launch corridors remain single-thread (Les Mureaux/Bremen → Canopée → Pariacabo/BAL). Over-fragmentation of launcher initiatives (C8) and non-EU input dependencies (A1, A2, A11, A12) are unaddressed.</w:t>
      </w:r>
    </w:p>
    <w:p w14:paraId="52FA2DC3" w14:textId="73F56DE9" w:rsidR="00560B92" w:rsidRPr="004A2375" w:rsidRDefault="006C69D3">
      <w:pPr>
        <w:spacing w:line="264" w:lineRule="auto"/>
        <w:rPr>
          <w:lang w:val="en-US"/>
        </w:rPr>
      </w:pPr>
      <w:r w:rsidRPr="004A2375">
        <w:rPr>
          <w:b/>
          <w:bCs/>
          <w:lang w:val="en-US"/>
        </w:rPr>
        <w:t>TT&amp;C, range &amp; safety</w:t>
      </w:r>
      <w:r w:rsidR="00876F10">
        <w:rPr>
          <w:b/>
          <w:bCs/>
          <w:lang w:val="en-US"/>
        </w:rPr>
        <w:t>:</w:t>
      </w:r>
      <w:r w:rsidRPr="004A2375">
        <w:rPr>
          <w:b/>
          <w:bCs/>
          <w:lang w:val="en-US"/>
        </w:rPr>
        <w:t xml:space="preserve"> </w:t>
      </w:r>
      <w:r w:rsidRPr="004A2375">
        <w:rPr>
          <w:lang w:val="en-US"/>
        </w:rPr>
        <w:t>CSG uses radars, telemetry and the ESA ESTRACK downrange network; Andøya uses ESA-Boost autonomous flight tracking; SaxaVord uses bespoke tracking/telemetry/FTS under its CAA licence with Baltasound Teleport as the essential live-telemetry node. These stay site-by-site rather than harmonised (E3, E11), the absence of EU-controlled continuous ascent telemetry (B5) persists, and the US high-power-amplifier dependency (A4) is unaddressed.</w:t>
      </w:r>
    </w:p>
    <w:p w14:paraId="52FA2DC4" w14:textId="75B00B96" w:rsidR="00560B92" w:rsidRPr="004A2375" w:rsidRDefault="006C69D3">
      <w:pPr>
        <w:spacing w:line="264" w:lineRule="auto"/>
        <w:rPr>
          <w:lang w:val="en-US"/>
        </w:rPr>
      </w:pPr>
      <w:r w:rsidRPr="004A2375">
        <w:rPr>
          <w:b/>
          <w:bCs/>
          <w:lang w:val="en-US"/>
        </w:rPr>
        <w:t>Operations</w:t>
      </w:r>
      <w:r w:rsidR="00876F10">
        <w:rPr>
          <w:b/>
          <w:bCs/>
          <w:lang w:val="en-US"/>
        </w:rPr>
        <w:t>:</w:t>
      </w:r>
      <w:r w:rsidRPr="004A2375">
        <w:rPr>
          <w:b/>
          <w:bCs/>
          <w:lang w:val="en-US"/>
        </w:rPr>
        <w:t xml:space="preserve"> </w:t>
      </w:r>
      <w:r w:rsidRPr="004A2375">
        <w:rPr>
          <w:lang w:val="en-US"/>
        </w:rPr>
        <w:t xml:space="preserve">Jupiter Control Room, ESA ESOC, CNES Toulouse, DLR GSOC, Columbus Control Centre, Galileo Control Centres and GSMC continue in their current roles; Polaris ACC (Bodø) and SaxaVord Range Control remain site-specific </w:t>
      </w:r>
      <w:r w:rsidRPr="004A2375">
        <w:rPr>
          <w:lang w:val="en-US"/>
        </w:rPr>
        <w:lastRenderedPageBreak/>
        <w:t>authorities. The single Jupiter control room (B15), single-ESOC ascent reliance (B16) and fragmented operations landscape (H8) persist.</w:t>
      </w:r>
    </w:p>
    <w:p w14:paraId="52FA2DC5" w14:textId="37008122" w:rsidR="00560B92" w:rsidRPr="004A2375" w:rsidRDefault="006C69D3">
      <w:pPr>
        <w:spacing w:line="264" w:lineRule="auto"/>
        <w:rPr>
          <w:lang w:val="en-US"/>
        </w:rPr>
      </w:pPr>
      <w:r w:rsidRPr="004A2375">
        <w:rPr>
          <w:b/>
          <w:bCs/>
          <w:lang w:val="en-US"/>
        </w:rPr>
        <w:t>Transportation</w:t>
      </w:r>
      <w:r w:rsidR="00876F10">
        <w:rPr>
          <w:b/>
          <w:bCs/>
          <w:lang w:val="en-US"/>
        </w:rPr>
        <w:t>:</w:t>
      </w:r>
      <w:r w:rsidRPr="004A2375">
        <w:rPr>
          <w:b/>
          <w:bCs/>
          <w:lang w:val="en-US"/>
        </w:rPr>
        <w:t xml:space="preserve"> </w:t>
      </w:r>
      <w:r w:rsidRPr="004A2375">
        <w:rPr>
          <w:lang w:val="en-US"/>
        </w:rPr>
        <w:t>Ariane 6 relies on Canopée and Pariacabo harbour, then road to BAL; CSG remains exposed to the port/road chokepoint (2017 blockade precedent — D2, D3, H14); SaxaVord and Andøya depend on remote/island links (D6). The ageing Vega Ro-Ro charter (D11) is unaddressed.</w:t>
      </w:r>
    </w:p>
    <w:p w14:paraId="52FA2DC6" w14:textId="526480CF" w:rsidR="00560B92" w:rsidRPr="004A2375" w:rsidRDefault="006C69D3">
      <w:pPr>
        <w:spacing w:line="264" w:lineRule="auto"/>
        <w:rPr>
          <w:lang w:val="en-US"/>
        </w:rPr>
      </w:pPr>
      <w:r w:rsidRPr="004A2375">
        <w:rPr>
          <w:b/>
          <w:bCs/>
          <w:lang w:val="en-US"/>
        </w:rPr>
        <w:t>SSA &amp; space weather</w:t>
      </w:r>
      <w:r w:rsidR="00876F10">
        <w:rPr>
          <w:b/>
          <w:bCs/>
          <w:lang w:val="en-US"/>
        </w:rPr>
        <w:t>:</w:t>
      </w:r>
      <w:r w:rsidRPr="004A2375">
        <w:rPr>
          <w:b/>
          <w:bCs/>
          <w:lang w:val="en-US"/>
        </w:rPr>
        <w:t xml:space="preserve"> </w:t>
      </w:r>
      <w:r w:rsidRPr="004A2375">
        <w:rPr>
          <w:lang w:val="en-US"/>
        </w:rPr>
        <w:t>GRAVES, GSSAC, EU SST Conjunction Analysis, ESA Space Weather Office, FMI, UK Met Office MOSWOC and IRF continue as-is, with no integration into new spaceports’ range safety.</w:t>
      </w:r>
    </w:p>
    <w:p w14:paraId="52FA2DC7" w14:textId="77777777" w:rsidR="00560B92" w:rsidRPr="004A2375" w:rsidRDefault="006C69D3">
      <w:pPr>
        <w:pStyle w:val="Heading3"/>
        <w:rPr>
          <w:lang w:val="en-US"/>
        </w:rPr>
      </w:pPr>
      <w:r w:rsidRPr="004A2375">
        <w:rPr>
          <w:lang w:val="en-US"/>
        </w:rPr>
        <w:t>Bottlenecks and gaps addressed</w:t>
      </w:r>
    </w:p>
    <w:p w14:paraId="52FA2DC8" w14:textId="77777777" w:rsidR="00560B92" w:rsidRPr="004A2375" w:rsidRDefault="006C69D3">
      <w:pPr>
        <w:spacing w:line="264" w:lineRule="auto"/>
        <w:rPr>
          <w:lang w:val="en-US"/>
        </w:rPr>
      </w:pPr>
      <w:r w:rsidRPr="004A2375">
        <w:rPr>
          <w:lang w:val="en-US"/>
        </w:rPr>
        <w:t xml:space="preserve">Status legend (used in every per-scenario table below): </w:t>
      </w:r>
      <w:r w:rsidRPr="004A2375">
        <w:rPr>
          <w:b/>
          <w:bCs/>
          <w:lang w:val="en-US"/>
        </w:rPr>
        <w:t>Resolved</w:t>
      </w:r>
      <w:r w:rsidRPr="004A2375">
        <w:rPr>
          <w:lang w:val="en-US"/>
        </w:rPr>
        <w:t xml:space="preserve"> / </w:t>
      </w:r>
      <w:r w:rsidRPr="004A2375">
        <w:rPr>
          <w:b/>
          <w:bCs/>
          <w:lang w:val="en-US"/>
        </w:rPr>
        <w:t>Partly resolved</w:t>
      </w:r>
      <w:r w:rsidRPr="004A2375">
        <w:rPr>
          <w:lang w:val="en-US"/>
        </w:rPr>
        <w:t xml:space="preserve"> / </w:t>
      </w:r>
      <w:r w:rsidRPr="004A2375">
        <w:rPr>
          <w:b/>
          <w:bCs/>
          <w:lang w:val="en-US"/>
        </w:rPr>
        <w:t>Unaffected</w:t>
      </w:r>
      <w:r w:rsidRPr="004A2375">
        <w:rPr>
          <w:lang w:val="en-US"/>
        </w:rPr>
        <w:t xml:space="preserve"> / </w:t>
      </w:r>
      <w:r w:rsidRPr="004A2375">
        <w:rPr>
          <w:b/>
          <w:bCs/>
          <w:lang w:val="en-US"/>
        </w:rPr>
        <w:t>Worsened</w:t>
      </w:r>
      <w:r w:rsidRPr="004A2375">
        <w:rPr>
          <w:lang w:val="en-US"/>
        </w:rPr>
        <w:t>. Under S1 the system’s capability is preserved but essentially no bottleneck is resolved — which is precisely the finding.</w:t>
      </w:r>
    </w:p>
    <w:p w14:paraId="52FA2DC9" w14:textId="77777777" w:rsidR="00560B92" w:rsidRPr="004A2375" w:rsidRDefault="006C69D3">
      <w:pPr>
        <w:spacing w:before="160" w:after="80"/>
        <w:rPr>
          <w:lang w:val="en-US"/>
        </w:rPr>
      </w:pPr>
      <w:r w:rsidRPr="004A2375">
        <w:rPr>
          <w:b/>
          <w:bCs/>
          <w:color w:val="1F3864"/>
          <w:sz w:val="18"/>
          <w:szCs w:val="18"/>
          <w:lang w:val="en-US"/>
        </w:rPr>
        <w:t>Table 5.4 – Scenario 1: status of key bottlenecks and gaps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560B92" w:rsidRPr="009B49D5" w14:paraId="52FA2DCD" w14:textId="77777777">
        <w:trPr>
          <w:tblHeader/>
        </w:trPr>
        <w:tc>
          <w:tcPr>
            <w:tcW w:w="2550" w:type="dxa"/>
            <w:shd w:val="clear" w:color="auto" w:fill="1F3864"/>
            <w:tcMar>
              <w:top w:w="60" w:type="dxa"/>
              <w:left w:w="90" w:type="dxa"/>
              <w:bottom w:w="60" w:type="dxa"/>
              <w:right w:w="90" w:type="dxa"/>
            </w:tcMar>
            <w:vAlign w:val="center"/>
          </w:tcPr>
          <w:p w14:paraId="52FA2DCA" w14:textId="3C3C44DE" w:rsidR="00560B92" w:rsidRDefault="00E945BD">
            <w:pPr>
              <w:spacing w:after="0"/>
            </w:pPr>
            <w:r>
              <w:rPr>
                <w:b/>
                <w:bCs/>
                <w:color w:val="FFFFFF"/>
                <w:sz w:val="18"/>
                <w:szCs w:val="18"/>
              </w:rPr>
              <w:t>Task 2.3 item (ID + short)</w:t>
            </w:r>
          </w:p>
        </w:tc>
        <w:tc>
          <w:tcPr>
            <w:tcW w:w="1250" w:type="dxa"/>
            <w:shd w:val="clear" w:color="auto" w:fill="1F3864"/>
            <w:tcMar>
              <w:top w:w="60" w:type="dxa"/>
              <w:left w:w="90" w:type="dxa"/>
              <w:bottom w:w="60" w:type="dxa"/>
              <w:right w:w="90" w:type="dxa"/>
            </w:tcMar>
            <w:vAlign w:val="center"/>
          </w:tcPr>
          <w:p w14:paraId="52FA2DCB" w14:textId="77777777" w:rsidR="00560B92" w:rsidRDefault="006C69D3">
            <w:pPr>
              <w:spacing w:after="0"/>
            </w:pPr>
            <w:r>
              <w:rPr>
                <w:b/>
                <w:bCs/>
                <w:color w:val="FFFFFF"/>
                <w:sz w:val="18"/>
                <w:szCs w:val="18"/>
              </w:rPr>
              <w:t>Status</w:t>
            </w:r>
          </w:p>
        </w:tc>
        <w:tc>
          <w:tcPr>
            <w:tcW w:w="5800" w:type="dxa"/>
            <w:shd w:val="clear" w:color="auto" w:fill="1F3864"/>
            <w:tcMar>
              <w:top w:w="60" w:type="dxa"/>
              <w:left w:w="90" w:type="dxa"/>
              <w:bottom w:w="60" w:type="dxa"/>
              <w:right w:w="90" w:type="dxa"/>
            </w:tcMar>
            <w:vAlign w:val="center"/>
          </w:tcPr>
          <w:p w14:paraId="52FA2DCC" w14:textId="77777777" w:rsidR="00560B92" w:rsidRPr="004A2375" w:rsidRDefault="006C69D3">
            <w:pPr>
              <w:spacing w:after="0"/>
              <w:rPr>
                <w:lang w:val="en-US"/>
              </w:rPr>
            </w:pPr>
            <w:r w:rsidRPr="004A2375">
              <w:rPr>
                <w:b/>
                <w:bCs/>
                <w:color w:val="FFFFFF"/>
                <w:sz w:val="18"/>
                <w:szCs w:val="18"/>
                <w:lang w:val="en-US"/>
              </w:rPr>
              <w:t>How it plays out under this scenario</w:t>
            </w:r>
          </w:p>
        </w:tc>
      </w:tr>
      <w:tr w:rsidR="00560B92" w:rsidRPr="009B49D5" w14:paraId="52FA2DD1" w14:textId="77777777">
        <w:tc>
          <w:tcPr>
            <w:tcW w:w="2550" w:type="dxa"/>
            <w:tcMar>
              <w:top w:w="60" w:type="dxa"/>
              <w:left w:w="90" w:type="dxa"/>
              <w:bottom w:w="60" w:type="dxa"/>
              <w:right w:w="90" w:type="dxa"/>
            </w:tcMar>
          </w:tcPr>
          <w:p w14:paraId="52FA2DCE" w14:textId="77777777" w:rsidR="00560B92" w:rsidRPr="004A2375" w:rsidRDefault="006C69D3">
            <w:pPr>
              <w:spacing w:after="40" w:line="230" w:lineRule="auto"/>
              <w:rPr>
                <w:lang w:val="en-US"/>
              </w:rPr>
            </w:pPr>
            <w:r w:rsidRPr="004A2375">
              <w:rPr>
                <w:b/>
                <w:bCs/>
                <w:sz w:val="18"/>
                <w:szCs w:val="18"/>
                <w:lang w:val="en-US"/>
              </w:rPr>
              <w:t>B1 — CSG sole heavy/low-inclination site</w:t>
            </w:r>
          </w:p>
        </w:tc>
        <w:tc>
          <w:tcPr>
            <w:tcW w:w="1250" w:type="dxa"/>
            <w:tcMar>
              <w:top w:w="60" w:type="dxa"/>
              <w:left w:w="90" w:type="dxa"/>
              <w:bottom w:w="60" w:type="dxa"/>
              <w:right w:w="90" w:type="dxa"/>
            </w:tcMar>
          </w:tcPr>
          <w:p w14:paraId="52FA2DCF"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D0" w14:textId="77777777" w:rsidR="00560B92" w:rsidRPr="004A2375" w:rsidRDefault="006C69D3">
            <w:pPr>
              <w:spacing w:after="40" w:line="230" w:lineRule="auto"/>
              <w:rPr>
                <w:lang w:val="en-US"/>
              </w:rPr>
            </w:pPr>
            <w:r w:rsidRPr="004A2375">
              <w:rPr>
                <w:sz w:val="18"/>
                <w:szCs w:val="18"/>
                <w:lang w:val="en-US"/>
              </w:rPr>
              <w:t>No back-up launch base for any inclination is created; the single-site dependency remains.</w:t>
            </w:r>
          </w:p>
        </w:tc>
      </w:tr>
      <w:tr w:rsidR="00560B92" w:rsidRPr="009B49D5" w14:paraId="52FA2DD5" w14:textId="77777777">
        <w:tc>
          <w:tcPr>
            <w:tcW w:w="2550" w:type="dxa"/>
            <w:tcMar>
              <w:top w:w="60" w:type="dxa"/>
              <w:left w:w="90" w:type="dxa"/>
              <w:bottom w:w="60" w:type="dxa"/>
              <w:right w:w="90" w:type="dxa"/>
            </w:tcMar>
          </w:tcPr>
          <w:p w14:paraId="52FA2DD2" w14:textId="77777777" w:rsidR="00560B92" w:rsidRPr="004A2375" w:rsidRDefault="006C69D3">
            <w:pPr>
              <w:spacing w:after="40" w:line="230" w:lineRule="auto"/>
              <w:rPr>
                <w:lang w:val="en-US"/>
              </w:rPr>
            </w:pPr>
            <w:r w:rsidRPr="004A2375">
              <w:rPr>
                <w:b/>
                <w:bCs/>
                <w:sz w:val="18"/>
                <w:szCs w:val="18"/>
                <w:lang w:val="en-US"/>
              </w:rPr>
              <w:t>B4 — no demonstrated orbital outside CSG</w:t>
            </w:r>
          </w:p>
        </w:tc>
        <w:tc>
          <w:tcPr>
            <w:tcW w:w="1250" w:type="dxa"/>
            <w:tcMar>
              <w:top w:w="60" w:type="dxa"/>
              <w:left w:w="90" w:type="dxa"/>
              <w:bottom w:w="60" w:type="dxa"/>
              <w:right w:w="90" w:type="dxa"/>
            </w:tcMar>
          </w:tcPr>
          <w:p w14:paraId="52FA2DD3"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D4" w14:textId="77777777" w:rsidR="00560B92" w:rsidRPr="004A2375" w:rsidRDefault="006C69D3">
            <w:pPr>
              <w:spacing w:after="40" w:line="230" w:lineRule="auto"/>
              <w:rPr>
                <w:lang w:val="en-US"/>
              </w:rPr>
            </w:pPr>
            <w:r w:rsidRPr="004A2375">
              <w:rPr>
                <w:sz w:val="18"/>
                <w:szCs w:val="18"/>
                <w:lang w:val="en-US"/>
              </w:rPr>
              <w:t>Emerging sites progress on their own tracks but demonstration is not accelerated.</w:t>
            </w:r>
          </w:p>
        </w:tc>
      </w:tr>
      <w:tr w:rsidR="00560B92" w:rsidRPr="009B49D5" w14:paraId="52FA2DD9" w14:textId="77777777">
        <w:tc>
          <w:tcPr>
            <w:tcW w:w="2550" w:type="dxa"/>
            <w:tcMar>
              <w:top w:w="60" w:type="dxa"/>
              <w:left w:w="90" w:type="dxa"/>
              <w:bottom w:w="60" w:type="dxa"/>
              <w:right w:w="90" w:type="dxa"/>
            </w:tcMar>
          </w:tcPr>
          <w:p w14:paraId="52FA2DD6" w14:textId="77777777" w:rsidR="00560B92" w:rsidRPr="004A2375" w:rsidRDefault="006C69D3">
            <w:pPr>
              <w:spacing w:after="40" w:line="230" w:lineRule="auto"/>
              <w:rPr>
                <w:lang w:val="en-US"/>
              </w:rPr>
            </w:pPr>
            <w:r w:rsidRPr="004A2375">
              <w:rPr>
                <w:b/>
                <w:bCs/>
                <w:sz w:val="18"/>
                <w:szCs w:val="18"/>
                <w:lang w:val="en-US"/>
              </w:rPr>
              <w:t>B11 / C1 — single solid plant + BEAP; P120C chain</w:t>
            </w:r>
          </w:p>
        </w:tc>
        <w:tc>
          <w:tcPr>
            <w:tcW w:w="1250" w:type="dxa"/>
            <w:tcMar>
              <w:top w:w="60" w:type="dxa"/>
              <w:left w:w="90" w:type="dxa"/>
              <w:bottom w:w="60" w:type="dxa"/>
              <w:right w:w="90" w:type="dxa"/>
            </w:tcMar>
          </w:tcPr>
          <w:p w14:paraId="52FA2DD7"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D8" w14:textId="77777777" w:rsidR="00560B92" w:rsidRPr="004A2375" w:rsidRDefault="006C69D3">
            <w:pPr>
              <w:spacing w:after="40" w:line="230" w:lineRule="auto"/>
              <w:rPr>
                <w:lang w:val="en-US"/>
              </w:rPr>
            </w:pPr>
            <w:r w:rsidRPr="004A2375">
              <w:rPr>
                <w:sz w:val="18"/>
                <w:szCs w:val="18"/>
                <w:lang w:val="en-US"/>
              </w:rPr>
              <w:t>The common-mode cascade that grounds both institutional launchers is retained.</w:t>
            </w:r>
          </w:p>
        </w:tc>
      </w:tr>
      <w:tr w:rsidR="00560B92" w14:paraId="52FA2DDD" w14:textId="77777777">
        <w:tc>
          <w:tcPr>
            <w:tcW w:w="2550" w:type="dxa"/>
            <w:tcMar>
              <w:top w:w="60" w:type="dxa"/>
              <w:left w:w="90" w:type="dxa"/>
              <w:bottom w:w="60" w:type="dxa"/>
              <w:right w:w="90" w:type="dxa"/>
            </w:tcMar>
          </w:tcPr>
          <w:p w14:paraId="52FA2DDA" w14:textId="77777777" w:rsidR="00560B92" w:rsidRDefault="006C69D3">
            <w:pPr>
              <w:spacing w:after="40" w:line="230" w:lineRule="auto"/>
            </w:pPr>
            <w:r>
              <w:rPr>
                <w:b/>
                <w:bCs/>
                <w:sz w:val="18"/>
                <w:szCs w:val="18"/>
              </w:rPr>
              <w:t>B12 / C2 — DLR P5.2/P4 sole cryo qualification</w:t>
            </w:r>
          </w:p>
        </w:tc>
        <w:tc>
          <w:tcPr>
            <w:tcW w:w="1250" w:type="dxa"/>
            <w:tcMar>
              <w:top w:w="60" w:type="dxa"/>
              <w:left w:w="90" w:type="dxa"/>
              <w:bottom w:w="60" w:type="dxa"/>
              <w:right w:w="90" w:type="dxa"/>
            </w:tcMar>
          </w:tcPr>
          <w:p w14:paraId="52FA2DDB"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DC" w14:textId="77777777" w:rsidR="00560B92" w:rsidRDefault="006C69D3">
            <w:pPr>
              <w:spacing w:after="40" w:line="230" w:lineRule="auto"/>
            </w:pPr>
            <w:r>
              <w:rPr>
                <w:sz w:val="18"/>
                <w:szCs w:val="18"/>
              </w:rPr>
              <w:t>No second qualification path; oversubscription continues.</w:t>
            </w:r>
          </w:p>
        </w:tc>
      </w:tr>
      <w:tr w:rsidR="00560B92" w:rsidRPr="009B49D5" w14:paraId="52FA2DE1" w14:textId="77777777">
        <w:tc>
          <w:tcPr>
            <w:tcW w:w="2550" w:type="dxa"/>
            <w:tcMar>
              <w:top w:w="60" w:type="dxa"/>
              <w:left w:w="90" w:type="dxa"/>
              <w:bottom w:w="60" w:type="dxa"/>
              <w:right w:w="90" w:type="dxa"/>
            </w:tcMar>
          </w:tcPr>
          <w:p w14:paraId="52FA2DDE" w14:textId="77777777" w:rsidR="00560B92" w:rsidRPr="004A2375" w:rsidRDefault="006C69D3">
            <w:pPr>
              <w:spacing w:after="40" w:line="230" w:lineRule="auto"/>
              <w:rPr>
                <w:lang w:val="fr-BE"/>
              </w:rPr>
            </w:pPr>
            <w:r w:rsidRPr="004A2375">
              <w:rPr>
                <w:b/>
                <w:bCs/>
                <w:sz w:val="18"/>
                <w:szCs w:val="18"/>
                <w:lang w:val="fr-BE"/>
              </w:rPr>
              <w:t>D1 / D2 — Canopée sole vessel; Pariacabo harbour</w:t>
            </w:r>
          </w:p>
        </w:tc>
        <w:tc>
          <w:tcPr>
            <w:tcW w:w="1250" w:type="dxa"/>
            <w:tcMar>
              <w:top w:w="60" w:type="dxa"/>
              <w:left w:w="90" w:type="dxa"/>
              <w:bottom w:w="60" w:type="dxa"/>
              <w:right w:w="90" w:type="dxa"/>
            </w:tcMar>
          </w:tcPr>
          <w:p w14:paraId="52FA2DDF"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E0" w14:textId="77777777" w:rsidR="00560B92" w:rsidRPr="004A2375" w:rsidRDefault="006C69D3">
            <w:pPr>
              <w:spacing w:after="40" w:line="230" w:lineRule="auto"/>
              <w:rPr>
                <w:lang w:val="en-US"/>
              </w:rPr>
            </w:pPr>
            <w:r w:rsidRPr="004A2375">
              <w:rPr>
                <w:sz w:val="18"/>
                <w:szCs w:val="18"/>
                <w:lang w:val="en-US"/>
              </w:rPr>
              <w:t>The single sealift chain is not upgraded.</w:t>
            </w:r>
          </w:p>
        </w:tc>
      </w:tr>
      <w:tr w:rsidR="00560B92" w:rsidRPr="009B49D5" w14:paraId="52FA2DE5" w14:textId="77777777">
        <w:tc>
          <w:tcPr>
            <w:tcW w:w="2550" w:type="dxa"/>
            <w:tcMar>
              <w:top w:w="60" w:type="dxa"/>
              <w:left w:w="90" w:type="dxa"/>
              <w:bottom w:w="60" w:type="dxa"/>
              <w:right w:w="90" w:type="dxa"/>
            </w:tcMar>
          </w:tcPr>
          <w:p w14:paraId="52FA2DE2" w14:textId="77777777" w:rsidR="00560B92" w:rsidRPr="004A2375" w:rsidRDefault="006C69D3">
            <w:pPr>
              <w:spacing w:after="40" w:line="230" w:lineRule="auto"/>
              <w:rPr>
                <w:lang w:val="en-US"/>
              </w:rPr>
            </w:pPr>
            <w:r w:rsidRPr="004A2375">
              <w:rPr>
                <w:b/>
                <w:bCs/>
                <w:sz w:val="18"/>
                <w:szCs w:val="18"/>
                <w:lang w:val="en-US"/>
              </w:rPr>
              <w:t>E1 / E11 — fragmented licensing; no harmonised FTS</w:t>
            </w:r>
          </w:p>
        </w:tc>
        <w:tc>
          <w:tcPr>
            <w:tcW w:w="1250" w:type="dxa"/>
            <w:tcMar>
              <w:top w:w="60" w:type="dxa"/>
              <w:left w:w="90" w:type="dxa"/>
              <w:bottom w:w="60" w:type="dxa"/>
              <w:right w:w="90" w:type="dxa"/>
            </w:tcMar>
          </w:tcPr>
          <w:p w14:paraId="52FA2DE3"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E4" w14:textId="77777777" w:rsidR="00560B92" w:rsidRPr="004A2375" w:rsidRDefault="006C69D3">
            <w:pPr>
              <w:spacing w:after="40" w:line="230" w:lineRule="auto"/>
              <w:rPr>
                <w:lang w:val="en-US"/>
              </w:rPr>
            </w:pPr>
            <w:r w:rsidRPr="004A2375">
              <w:rPr>
                <w:sz w:val="18"/>
                <w:szCs w:val="18"/>
                <w:lang w:val="en-US"/>
              </w:rPr>
              <w:t>No mutual recognition or common range-safety framework is pursued.</w:t>
            </w:r>
          </w:p>
        </w:tc>
      </w:tr>
      <w:tr w:rsidR="00560B92" w:rsidRPr="009B49D5" w14:paraId="52FA2DE9" w14:textId="77777777">
        <w:tc>
          <w:tcPr>
            <w:tcW w:w="2550" w:type="dxa"/>
            <w:tcMar>
              <w:top w:w="60" w:type="dxa"/>
              <w:left w:w="90" w:type="dxa"/>
              <w:bottom w:w="60" w:type="dxa"/>
              <w:right w:w="90" w:type="dxa"/>
            </w:tcMar>
          </w:tcPr>
          <w:p w14:paraId="52FA2DE6" w14:textId="77777777" w:rsidR="00560B92" w:rsidRPr="004A2375" w:rsidRDefault="006C69D3">
            <w:pPr>
              <w:spacing w:after="40" w:line="230" w:lineRule="auto"/>
              <w:rPr>
                <w:lang w:val="fr-BE"/>
              </w:rPr>
            </w:pPr>
            <w:r w:rsidRPr="004A2375">
              <w:rPr>
                <w:b/>
                <w:bCs/>
                <w:sz w:val="18"/>
                <w:szCs w:val="18"/>
                <w:lang w:val="fr-BE"/>
              </w:rPr>
              <w:t>F10 / F11 — anchor-tenant &amp; 20-yr exclusive pads</w:t>
            </w:r>
          </w:p>
        </w:tc>
        <w:tc>
          <w:tcPr>
            <w:tcW w:w="1250" w:type="dxa"/>
            <w:tcMar>
              <w:top w:w="60" w:type="dxa"/>
              <w:left w:w="90" w:type="dxa"/>
              <w:bottom w:w="60" w:type="dxa"/>
              <w:right w:w="90" w:type="dxa"/>
            </w:tcMar>
          </w:tcPr>
          <w:p w14:paraId="52FA2DE7"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E8" w14:textId="77777777" w:rsidR="00560B92" w:rsidRPr="004A2375" w:rsidRDefault="006C69D3">
            <w:pPr>
              <w:spacing w:after="40" w:line="230" w:lineRule="auto"/>
              <w:rPr>
                <w:lang w:val="en-US"/>
              </w:rPr>
            </w:pPr>
            <w:r w:rsidRPr="004A2375">
              <w:rPr>
                <w:sz w:val="18"/>
                <w:szCs w:val="18"/>
                <w:lang w:val="en-US"/>
              </w:rPr>
              <w:t>Emerging sites stay single-anchor and pad-exclusive.</w:t>
            </w:r>
          </w:p>
        </w:tc>
      </w:tr>
      <w:tr w:rsidR="00560B92" w:rsidRPr="009B49D5" w14:paraId="52FA2DED" w14:textId="77777777">
        <w:tc>
          <w:tcPr>
            <w:tcW w:w="2550" w:type="dxa"/>
            <w:tcMar>
              <w:top w:w="60" w:type="dxa"/>
              <w:left w:w="90" w:type="dxa"/>
              <w:bottom w:w="60" w:type="dxa"/>
              <w:right w:w="90" w:type="dxa"/>
            </w:tcMar>
          </w:tcPr>
          <w:p w14:paraId="52FA2DEA" w14:textId="77777777" w:rsidR="00560B92" w:rsidRPr="004A2375" w:rsidRDefault="006C69D3">
            <w:pPr>
              <w:spacing w:after="40" w:line="230" w:lineRule="auto"/>
              <w:rPr>
                <w:lang w:val="en-US"/>
              </w:rPr>
            </w:pPr>
            <w:r w:rsidRPr="004A2375">
              <w:rPr>
                <w:b/>
                <w:bCs/>
                <w:sz w:val="18"/>
                <w:szCs w:val="18"/>
                <w:lang w:val="en-US"/>
              </w:rPr>
              <w:t>G1 — operations/safety specialist shortage</w:t>
            </w:r>
          </w:p>
        </w:tc>
        <w:tc>
          <w:tcPr>
            <w:tcW w:w="1250" w:type="dxa"/>
            <w:tcMar>
              <w:top w:w="60" w:type="dxa"/>
              <w:left w:w="90" w:type="dxa"/>
              <w:bottom w:w="60" w:type="dxa"/>
              <w:right w:w="90" w:type="dxa"/>
            </w:tcMar>
          </w:tcPr>
          <w:p w14:paraId="52FA2DEB"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EC" w14:textId="77777777" w:rsidR="00560B92" w:rsidRPr="004A2375" w:rsidRDefault="006C69D3">
            <w:pPr>
              <w:spacing w:after="40" w:line="230" w:lineRule="auto"/>
              <w:rPr>
                <w:lang w:val="en-US"/>
              </w:rPr>
            </w:pPr>
            <w:r w:rsidRPr="004A2375">
              <w:rPr>
                <w:sz w:val="18"/>
                <w:szCs w:val="18"/>
                <w:lang w:val="en-US"/>
              </w:rPr>
              <w:t>No EU-level skills pipeline; know-how stays concentrated.</w:t>
            </w:r>
          </w:p>
        </w:tc>
      </w:tr>
      <w:tr w:rsidR="00560B92" w:rsidRPr="009B49D5" w14:paraId="52FA2DF1" w14:textId="77777777">
        <w:tc>
          <w:tcPr>
            <w:tcW w:w="2550" w:type="dxa"/>
            <w:tcMar>
              <w:top w:w="60" w:type="dxa"/>
              <w:left w:w="90" w:type="dxa"/>
              <w:bottom w:w="60" w:type="dxa"/>
              <w:right w:w="90" w:type="dxa"/>
            </w:tcMar>
          </w:tcPr>
          <w:p w14:paraId="52FA2DEE" w14:textId="77777777" w:rsidR="00560B92" w:rsidRPr="004A2375" w:rsidRDefault="006C69D3">
            <w:pPr>
              <w:spacing w:after="40" w:line="230" w:lineRule="auto"/>
              <w:rPr>
                <w:lang w:val="en-US"/>
              </w:rPr>
            </w:pPr>
            <w:r w:rsidRPr="004A2375">
              <w:rPr>
                <w:b/>
                <w:bCs/>
                <w:sz w:val="18"/>
                <w:szCs w:val="18"/>
                <w:lang w:val="en-US"/>
              </w:rPr>
              <w:t>H1 — CSG cybersecurity under-investment</w:t>
            </w:r>
          </w:p>
        </w:tc>
        <w:tc>
          <w:tcPr>
            <w:tcW w:w="1250" w:type="dxa"/>
            <w:tcMar>
              <w:top w:w="60" w:type="dxa"/>
              <w:left w:w="90" w:type="dxa"/>
              <w:bottom w:w="60" w:type="dxa"/>
              <w:right w:w="90" w:type="dxa"/>
            </w:tcMar>
          </w:tcPr>
          <w:p w14:paraId="52FA2DEF"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F0" w14:textId="77777777" w:rsidR="00560B92" w:rsidRPr="004A2375" w:rsidRDefault="006C69D3">
            <w:pPr>
              <w:spacing w:after="40" w:line="230" w:lineRule="auto"/>
              <w:rPr>
                <w:lang w:val="en-US"/>
              </w:rPr>
            </w:pPr>
            <w:r w:rsidRPr="004A2375">
              <w:rPr>
                <w:sz w:val="18"/>
                <w:szCs w:val="18"/>
                <w:lang w:val="en-US"/>
              </w:rPr>
              <w:t>Digitalisation of Jupiter/CDL-3 proceeds without a step-change in protection.</w:t>
            </w:r>
          </w:p>
        </w:tc>
      </w:tr>
      <w:tr w:rsidR="00560B92" w:rsidRPr="009B49D5" w14:paraId="52FA2DF5" w14:textId="77777777">
        <w:tc>
          <w:tcPr>
            <w:tcW w:w="2550" w:type="dxa"/>
            <w:tcMar>
              <w:top w:w="60" w:type="dxa"/>
              <w:left w:w="90" w:type="dxa"/>
              <w:bottom w:w="60" w:type="dxa"/>
              <w:right w:w="90" w:type="dxa"/>
            </w:tcMar>
          </w:tcPr>
          <w:p w14:paraId="52FA2DF2" w14:textId="77777777" w:rsidR="00560B92" w:rsidRPr="004A2375" w:rsidRDefault="006C69D3">
            <w:pPr>
              <w:spacing w:after="40" w:line="230" w:lineRule="auto"/>
              <w:rPr>
                <w:lang w:val="fr-BE"/>
              </w:rPr>
            </w:pPr>
            <w:r w:rsidRPr="004A2375">
              <w:rPr>
                <w:b/>
                <w:bCs/>
                <w:sz w:val="18"/>
                <w:szCs w:val="18"/>
                <w:lang w:val="fr-BE"/>
              </w:rPr>
              <w:t>A1 / A2 / A4 — non-EU components &amp; TT&amp;C hardware</w:t>
            </w:r>
          </w:p>
        </w:tc>
        <w:tc>
          <w:tcPr>
            <w:tcW w:w="1250" w:type="dxa"/>
            <w:tcMar>
              <w:top w:w="60" w:type="dxa"/>
              <w:left w:w="90" w:type="dxa"/>
              <w:bottom w:w="60" w:type="dxa"/>
              <w:right w:w="90" w:type="dxa"/>
            </w:tcMar>
          </w:tcPr>
          <w:p w14:paraId="52FA2DF3"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DF4" w14:textId="77777777" w:rsidR="00560B92" w:rsidRPr="004A2375" w:rsidRDefault="006C69D3">
            <w:pPr>
              <w:spacing w:after="40" w:line="230" w:lineRule="auto"/>
              <w:rPr>
                <w:lang w:val="en-US"/>
              </w:rPr>
            </w:pPr>
            <w:r w:rsidRPr="004A2375">
              <w:rPr>
                <w:sz w:val="18"/>
                <w:szCs w:val="18"/>
                <w:lang w:val="en-US"/>
              </w:rPr>
              <w:t>ITAR, avionics and high-power-amplifier dependencies persist.</w:t>
            </w:r>
          </w:p>
        </w:tc>
      </w:tr>
      <w:tr w:rsidR="00560B92" w:rsidRPr="009B49D5" w14:paraId="52FA2DF9" w14:textId="77777777">
        <w:tc>
          <w:tcPr>
            <w:tcW w:w="2550" w:type="dxa"/>
            <w:tcMar>
              <w:top w:w="60" w:type="dxa"/>
              <w:left w:w="90" w:type="dxa"/>
              <w:bottom w:w="60" w:type="dxa"/>
              <w:right w:w="90" w:type="dxa"/>
            </w:tcMar>
          </w:tcPr>
          <w:p w14:paraId="52FA2DF6" w14:textId="77777777" w:rsidR="00560B92" w:rsidRPr="004A2375" w:rsidRDefault="006C69D3">
            <w:pPr>
              <w:spacing w:after="40" w:line="230" w:lineRule="auto"/>
              <w:rPr>
                <w:lang w:val="en-US"/>
              </w:rPr>
            </w:pPr>
            <w:r w:rsidRPr="004A2375">
              <w:rPr>
                <w:b/>
                <w:bCs/>
                <w:sz w:val="18"/>
                <w:szCs w:val="18"/>
                <w:lang w:val="en-US"/>
              </w:rPr>
              <w:t>B2 — only two active CSG pads</w:t>
            </w:r>
          </w:p>
        </w:tc>
        <w:tc>
          <w:tcPr>
            <w:tcW w:w="1250" w:type="dxa"/>
            <w:tcMar>
              <w:top w:w="60" w:type="dxa"/>
              <w:left w:w="90" w:type="dxa"/>
              <w:bottom w:w="60" w:type="dxa"/>
              <w:right w:w="90" w:type="dxa"/>
            </w:tcMar>
          </w:tcPr>
          <w:p w14:paraId="52FA2DF7"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DF8" w14:textId="77777777" w:rsidR="00560B92" w:rsidRPr="004A2375" w:rsidRDefault="006C69D3">
            <w:pPr>
              <w:spacing w:after="40" w:line="230" w:lineRule="auto"/>
              <w:rPr>
                <w:lang w:val="en-US"/>
              </w:rPr>
            </w:pPr>
            <w:r w:rsidRPr="004A2375">
              <w:rPr>
                <w:sz w:val="18"/>
                <w:szCs w:val="18"/>
                <w:lang w:val="en-US"/>
              </w:rPr>
              <w:t>ELM-Diamant introduces a first private micro/mini node, marginally widening pad use (heavy/low-inclination exposure unchanged).</w:t>
            </w:r>
          </w:p>
        </w:tc>
      </w:tr>
    </w:tbl>
    <w:p w14:paraId="52FA2DFA" w14:textId="77777777" w:rsidR="00560B92" w:rsidRDefault="006C69D3">
      <w:pPr>
        <w:pStyle w:val="Heading3"/>
      </w:pPr>
      <w:r>
        <w:t>Embedded SWOT — Scenario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60B92" w:rsidRPr="009B49D5" w14:paraId="52FA2E05" w14:textId="77777777">
        <w:tc>
          <w:tcPr>
            <w:tcW w:w="4800" w:type="dxa"/>
            <w:tcMar>
              <w:top w:w="60" w:type="dxa"/>
              <w:left w:w="90" w:type="dxa"/>
              <w:bottom w:w="60" w:type="dxa"/>
              <w:right w:w="90" w:type="dxa"/>
            </w:tcMar>
          </w:tcPr>
          <w:p w14:paraId="52FA2DFB" w14:textId="77777777" w:rsidR="00560B92" w:rsidRPr="004A2375" w:rsidRDefault="006C69D3">
            <w:pPr>
              <w:spacing w:after="40" w:line="230" w:lineRule="auto"/>
              <w:rPr>
                <w:lang w:val="en-US"/>
              </w:rPr>
            </w:pPr>
            <w:r w:rsidRPr="004A2375">
              <w:rPr>
                <w:b/>
                <w:bCs/>
                <w:sz w:val="18"/>
                <w:szCs w:val="18"/>
                <w:lang w:val="en-US"/>
              </w:rPr>
              <w:t>Strengths</w:t>
            </w:r>
          </w:p>
          <w:p w14:paraId="52FA2DFC" w14:textId="77777777" w:rsidR="00560B92" w:rsidRPr="004A2375" w:rsidRDefault="006C69D3">
            <w:pPr>
              <w:spacing w:after="40" w:line="230" w:lineRule="auto"/>
              <w:rPr>
                <w:lang w:val="en-US"/>
              </w:rPr>
            </w:pPr>
            <w:r w:rsidRPr="004A2375">
              <w:rPr>
                <w:sz w:val="18"/>
                <w:szCs w:val="18"/>
                <w:lang w:val="en-US"/>
              </w:rPr>
              <w:t>– Proven heritage and consolidated CSG performance</w:t>
            </w:r>
          </w:p>
          <w:p w14:paraId="52FA2DFD" w14:textId="77777777" w:rsidR="00560B92" w:rsidRPr="004A2375" w:rsidRDefault="006C69D3">
            <w:pPr>
              <w:spacing w:after="40" w:line="230" w:lineRule="auto"/>
              <w:rPr>
                <w:lang w:val="en-US"/>
              </w:rPr>
            </w:pPr>
            <w:r w:rsidRPr="004A2375">
              <w:rPr>
                <w:sz w:val="18"/>
                <w:szCs w:val="18"/>
                <w:lang w:val="en-US"/>
              </w:rPr>
              <w:t>– Immediate availability of mature heavy/medium capability</w:t>
            </w:r>
          </w:p>
          <w:p w14:paraId="52FA2DFE" w14:textId="77777777" w:rsidR="00560B92" w:rsidRPr="004A2375" w:rsidRDefault="006C69D3">
            <w:pPr>
              <w:spacing w:after="40" w:line="230" w:lineRule="auto"/>
              <w:rPr>
                <w:lang w:val="en-US"/>
              </w:rPr>
            </w:pPr>
            <w:r w:rsidRPr="004A2375">
              <w:rPr>
                <w:sz w:val="18"/>
                <w:szCs w:val="18"/>
                <w:lang w:val="en-US"/>
              </w:rPr>
              <w:t>– Lowest political and financial risk</w:t>
            </w:r>
          </w:p>
          <w:p w14:paraId="52FA2DFF" w14:textId="77777777" w:rsidR="00560B92" w:rsidRPr="004A2375" w:rsidRDefault="006C69D3">
            <w:pPr>
              <w:spacing w:after="40" w:line="230" w:lineRule="auto"/>
              <w:rPr>
                <w:lang w:val="en-US"/>
              </w:rPr>
            </w:pPr>
            <w:r w:rsidRPr="004A2375">
              <w:rPr>
                <w:sz w:val="18"/>
                <w:szCs w:val="18"/>
                <w:lang w:val="en-US"/>
              </w:rPr>
              <w:t>– Clear reference case for trade-offs</w:t>
            </w:r>
          </w:p>
        </w:tc>
        <w:tc>
          <w:tcPr>
            <w:tcW w:w="4800" w:type="dxa"/>
            <w:tcMar>
              <w:top w:w="60" w:type="dxa"/>
              <w:left w:w="90" w:type="dxa"/>
              <w:bottom w:w="60" w:type="dxa"/>
              <w:right w:w="90" w:type="dxa"/>
            </w:tcMar>
          </w:tcPr>
          <w:p w14:paraId="52FA2E00" w14:textId="77777777" w:rsidR="00560B92" w:rsidRPr="004A2375" w:rsidRDefault="006C69D3">
            <w:pPr>
              <w:spacing w:after="40" w:line="230" w:lineRule="auto"/>
              <w:rPr>
                <w:lang w:val="en-US"/>
              </w:rPr>
            </w:pPr>
            <w:r w:rsidRPr="004A2375">
              <w:rPr>
                <w:b/>
                <w:bCs/>
                <w:sz w:val="18"/>
                <w:szCs w:val="18"/>
                <w:lang w:val="en-US"/>
              </w:rPr>
              <w:t>Weaknesses</w:t>
            </w:r>
          </w:p>
          <w:p w14:paraId="52FA2E01" w14:textId="77777777" w:rsidR="00560B92" w:rsidRPr="004A2375" w:rsidRDefault="006C69D3">
            <w:pPr>
              <w:spacing w:after="40" w:line="230" w:lineRule="auto"/>
              <w:rPr>
                <w:lang w:val="en-US"/>
              </w:rPr>
            </w:pPr>
            <w:r w:rsidRPr="004A2375">
              <w:rPr>
                <w:sz w:val="18"/>
                <w:szCs w:val="18"/>
                <w:lang w:val="en-US"/>
              </w:rPr>
              <w:t>– Every identified single point of failure retained (B1, B11/C1, B12/C2, D1/D2)</w:t>
            </w:r>
          </w:p>
          <w:p w14:paraId="52FA2E02" w14:textId="77777777" w:rsidR="00560B92" w:rsidRPr="004A2375" w:rsidRDefault="006C69D3">
            <w:pPr>
              <w:spacing w:after="40" w:line="230" w:lineRule="auto"/>
              <w:rPr>
                <w:lang w:val="en-US"/>
              </w:rPr>
            </w:pPr>
            <w:r w:rsidRPr="004A2375">
              <w:rPr>
                <w:sz w:val="18"/>
                <w:szCs w:val="18"/>
                <w:lang w:val="en-US"/>
              </w:rPr>
              <w:t>– No back-up launch base for any inclination (B4)</w:t>
            </w:r>
          </w:p>
          <w:p w14:paraId="52FA2E03" w14:textId="77777777" w:rsidR="00560B92" w:rsidRPr="004A2375" w:rsidRDefault="006C69D3">
            <w:pPr>
              <w:spacing w:after="40" w:line="230" w:lineRule="auto"/>
              <w:rPr>
                <w:lang w:val="en-US"/>
              </w:rPr>
            </w:pPr>
            <w:r w:rsidRPr="004A2375">
              <w:rPr>
                <w:sz w:val="18"/>
                <w:szCs w:val="18"/>
                <w:lang w:val="en-US"/>
              </w:rPr>
              <w:t>– Single-anchor exposure at emerging sites (F10)</w:t>
            </w:r>
          </w:p>
          <w:p w14:paraId="52FA2E04" w14:textId="77777777" w:rsidR="00560B92" w:rsidRPr="004A2375" w:rsidRDefault="006C69D3">
            <w:pPr>
              <w:spacing w:after="40" w:line="230" w:lineRule="auto"/>
              <w:rPr>
                <w:lang w:val="en-US"/>
              </w:rPr>
            </w:pPr>
            <w:r w:rsidRPr="004A2375">
              <w:rPr>
                <w:sz w:val="18"/>
                <w:szCs w:val="18"/>
                <w:lang w:val="en-US"/>
              </w:rPr>
              <w:t>– Fragmented governance and licensing persist (E1, E11)</w:t>
            </w:r>
          </w:p>
        </w:tc>
      </w:tr>
      <w:tr w:rsidR="00560B92" w:rsidRPr="009B49D5" w14:paraId="52FA2E0E" w14:textId="77777777">
        <w:tc>
          <w:tcPr>
            <w:tcW w:w="4800" w:type="dxa"/>
            <w:tcMar>
              <w:top w:w="60" w:type="dxa"/>
              <w:left w:w="90" w:type="dxa"/>
              <w:bottom w:w="60" w:type="dxa"/>
              <w:right w:w="90" w:type="dxa"/>
            </w:tcMar>
          </w:tcPr>
          <w:p w14:paraId="52FA2E06" w14:textId="77777777" w:rsidR="00560B92" w:rsidRPr="004A2375" w:rsidRDefault="006C69D3">
            <w:pPr>
              <w:spacing w:after="40" w:line="230" w:lineRule="auto"/>
              <w:rPr>
                <w:lang w:val="en-US"/>
              </w:rPr>
            </w:pPr>
            <w:r w:rsidRPr="004A2375">
              <w:rPr>
                <w:b/>
                <w:bCs/>
                <w:sz w:val="18"/>
                <w:szCs w:val="18"/>
                <w:lang w:val="en-US"/>
              </w:rPr>
              <w:t>Opportunities</w:t>
            </w:r>
          </w:p>
          <w:p w14:paraId="52FA2E07" w14:textId="77777777" w:rsidR="00560B92" w:rsidRPr="004A2375" w:rsidRDefault="006C69D3">
            <w:pPr>
              <w:spacing w:after="40" w:line="230" w:lineRule="auto"/>
              <w:rPr>
                <w:lang w:val="en-US"/>
              </w:rPr>
            </w:pPr>
            <w:r w:rsidRPr="004A2375">
              <w:rPr>
                <w:sz w:val="18"/>
                <w:szCs w:val="18"/>
                <w:lang w:val="en-US"/>
              </w:rPr>
              <w:t>– ELM-Diamant adds the first private micro/mini node at CSG</w:t>
            </w:r>
          </w:p>
          <w:p w14:paraId="52FA2E08" w14:textId="77777777" w:rsidR="00560B92" w:rsidRPr="004A2375" w:rsidRDefault="006C69D3">
            <w:pPr>
              <w:spacing w:after="40" w:line="230" w:lineRule="auto"/>
              <w:rPr>
                <w:lang w:val="en-US"/>
              </w:rPr>
            </w:pPr>
            <w:r w:rsidRPr="004A2375">
              <w:rPr>
                <w:sz w:val="18"/>
                <w:szCs w:val="18"/>
                <w:lang w:val="en-US"/>
              </w:rPr>
              <w:t>– Emerging sites still progressing on their own tracks</w:t>
            </w:r>
          </w:p>
          <w:p w14:paraId="52FA2E09" w14:textId="77777777" w:rsidR="00560B92" w:rsidRPr="004A2375" w:rsidRDefault="006C69D3">
            <w:pPr>
              <w:spacing w:after="40" w:line="230" w:lineRule="auto"/>
              <w:rPr>
                <w:lang w:val="en-US"/>
              </w:rPr>
            </w:pPr>
            <w:r w:rsidRPr="004A2375">
              <w:rPr>
                <w:sz w:val="18"/>
                <w:szCs w:val="18"/>
                <w:lang w:val="en-US"/>
              </w:rPr>
              <w:t>– Baseline against which S2–S4 value is measured</w:t>
            </w:r>
          </w:p>
        </w:tc>
        <w:tc>
          <w:tcPr>
            <w:tcW w:w="4800" w:type="dxa"/>
            <w:tcMar>
              <w:top w:w="60" w:type="dxa"/>
              <w:left w:w="90" w:type="dxa"/>
              <w:bottom w:w="60" w:type="dxa"/>
              <w:right w:w="90" w:type="dxa"/>
            </w:tcMar>
          </w:tcPr>
          <w:p w14:paraId="52FA2E0A" w14:textId="77777777" w:rsidR="00560B92" w:rsidRPr="004A2375" w:rsidRDefault="006C69D3">
            <w:pPr>
              <w:spacing w:after="40" w:line="230" w:lineRule="auto"/>
              <w:rPr>
                <w:lang w:val="en-US"/>
              </w:rPr>
            </w:pPr>
            <w:r w:rsidRPr="004A2375">
              <w:rPr>
                <w:b/>
                <w:bCs/>
                <w:sz w:val="18"/>
                <w:szCs w:val="18"/>
                <w:lang w:val="en-US"/>
              </w:rPr>
              <w:t>Threats</w:t>
            </w:r>
          </w:p>
          <w:p w14:paraId="52FA2E0B" w14:textId="77777777" w:rsidR="00560B92" w:rsidRPr="004A2375" w:rsidRDefault="006C69D3">
            <w:pPr>
              <w:spacing w:after="40" w:line="230" w:lineRule="auto"/>
              <w:rPr>
                <w:lang w:val="en-US"/>
              </w:rPr>
            </w:pPr>
            <w:r w:rsidRPr="004A2375">
              <w:rPr>
                <w:sz w:val="18"/>
                <w:szCs w:val="18"/>
                <w:lang w:val="en-US"/>
              </w:rPr>
              <w:t>– A CSG-level disruption (civil unrest H14; port/road D2/D3; propellant/test cascade B11/C1) halts both institutional launchers</w:t>
            </w:r>
          </w:p>
          <w:p w14:paraId="52FA2E0C" w14:textId="77777777" w:rsidR="00560B92" w:rsidRPr="004A2375" w:rsidRDefault="006C69D3">
            <w:pPr>
              <w:spacing w:after="40" w:line="230" w:lineRule="auto"/>
              <w:rPr>
                <w:lang w:val="en-US"/>
              </w:rPr>
            </w:pPr>
            <w:r w:rsidRPr="004A2375">
              <w:rPr>
                <w:sz w:val="18"/>
                <w:szCs w:val="18"/>
                <w:lang w:val="en-US"/>
              </w:rPr>
              <w:t>– Continued non-EU dependence (A1, A2, A4, A6)</w:t>
            </w:r>
          </w:p>
          <w:p w14:paraId="52FA2E0D" w14:textId="77777777" w:rsidR="00560B92" w:rsidRPr="004A2375" w:rsidRDefault="006C69D3">
            <w:pPr>
              <w:spacing w:after="40" w:line="230" w:lineRule="auto"/>
              <w:rPr>
                <w:lang w:val="en-US"/>
              </w:rPr>
            </w:pPr>
            <w:r w:rsidRPr="004A2375">
              <w:rPr>
                <w:sz w:val="18"/>
                <w:szCs w:val="18"/>
                <w:lang w:val="en-US"/>
              </w:rPr>
              <w:t>– Erosion of competitiveness if cadence/economics slip (F1, F4)</w:t>
            </w:r>
          </w:p>
        </w:tc>
      </w:tr>
    </w:tbl>
    <w:p w14:paraId="52FA2E0F" w14:textId="77777777" w:rsidR="00560B92" w:rsidRPr="004A2375" w:rsidRDefault="006C69D3">
      <w:pPr>
        <w:pStyle w:val="Heading2"/>
        <w:rPr>
          <w:lang w:val="en-US"/>
        </w:rPr>
      </w:pPr>
      <w:r w:rsidRPr="004A2375">
        <w:rPr>
          <w:lang w:val="en-US"/>
        </w:rPr>
        <w:lastRenderedPageBreak/>
        <w:t>5.4 Scenario 2 — Integrated &amp; Diversified European Launch Network</w:t>
      </w:r>
    </w:p>
    <w:p w14:paraId="52FA2E10" w14:textId="77777777" w:rsidR="00560B92" w:rsidRPr="004A2375" w:rsidRDefault="006C69D3">
      <w:pPr>
        <w:pStyle w:val="Heading3"/>
        <w:rPr>
          <w:lang w:val="en-US"/>
        </w:rPr>
      </w:pPr>
      <w:r w:rsidRPr="004A2375">
        <w:rPr>
          <w:lang w:val="en-US"/>
        </w:rPr>
        <w:t>Doctrine and main idea</w:t>
      </w:r>
    </w:p>
    <w:p w14:paraId="52FA2E11" w14:textId="5DB86273" w:rsidR="00560B92" w:rsidRPr="004A2375" w:rsidRDefault="006C69D3">
      <w:pPr>
        <w:spacing w:line="264" w:lineRule="auto"/>
        <w:rPr>
          <w:lang w:val="en-US"/>
        </w:rPr>
      </w:pPr>
      <w:r w:rsidRPr="004A2375">
        <w:rPr>
          <w:b/>
          <w:bCs/>
          <w:lang w:val="en-US"/>
        </w:rPr>
        <w:t>Doctrine</w:t>
      </w:r>
      <w:r w:rsidR="00876F10">
        <w:rPr>
          <w:b/>
          <w:bCs/>
          <w:lang w:val="en-US"/>
        </w:rPr>
        <w:t xml:space="preserve"> - </w:t>
      </w:r>
      <w:r w:rsidRPr="004A2375">
        <w:rPr>
          <w:b/>
          <w:bCs/>
          <w:lang w:val="en-US"/>
        </w:rPr>
        <w:t>resilience through coordinated redundancy</w:t>
      </w:r>
      <w:r w:rsidR="00876F10">
        <w:rPr>
          <w:b/>
          <w:bCs/>
          <w:lang w:val="en-US"/>
        </w:rPr>
        <w:t>:</w:t>
      </w:r>
      <w:r w:rsidRPr="004A2375">
        <w:rPr>
          <w:b/>
          <w:bCs/>
          <w:lang w:val="en-US"/>
        </w:rPr>
        <w:t xml:space="preserve"> </w:t>
      </w:r>
      <w:r w:rsidRPr="004A2375">
        <w:rPr>
          <w:lang w:val="en-US"/>
        </w:rPr>
        <w:t xml:space="preserve">Europe builds a coordinated infrastructure network. CSG remains the heavy/institutional hub, while Andøya, SaxaVord, Esrange, ELM-Diamant and the licensed Malbusca/Azores capability are integrated into a differentiated, launcher-to-orbit network under </w:t>
      </w:r>
      <w:r w:rsidRPr="004A2375">
        <w:rPr>
          <w:b/>
          <w:bCs/>
          <w:lang w:val="en-US"/>
        </w:rPr>
        <w:t>common safety, TT&amp;C and support-infrastructure standards</w:t>
      </w:r>
      <w:r w:rsidRPr="004A2375">
        <w:rPr>
          <w:lang w:val="en-US"/>
        </w:rPr>
        <w:t>. The single most valuable move is a second European upper-stage qualification path, backed by harmonised licensing, a common range-safety architecture and pooled EU funding — translating the SWOT “Opportunities” quadrant into infrastructure.</w:t>
      </w:r>
    </w:p>
    <w:p w14:paraId="52FA2E12" w14:textId="77777777" w:rsidR="00560B92" w:rsidRDefault="006C69D3">
      <w:pPr>
        <w:pStyle w:val="Heading3"/>
      </w:pPr>
      <w:r>
        <w:t>Political vs technical drivers</w:t>
      </w:r>
    </w:p>
    <w:p w14:paraId="52FA2E14" w14:textId="6A281F6A" w:rsidR="00560B92" w:rsidRDefault="006C69D3">
      <w:pPr>
        <w:pStyle w:val="ListParagraph"/>
        <w:numPr>
          <w:ilvl w:val="0"/>
          <w:numId w:val="2"/>
        </w:numPr>
        <w:spacing w:after="80" w:line="264" w:lineRule="auto"/>
      </w:pPr>
      <w:r w:rsidRPr="004A2375">
        <w:rPr>
          <w:b/>
          <w:bCs/>
          <w:lang w:val="en-US"/>
        </w:rPr>
        <w:t xml:space="preserve">Political — </w:t>
      </w:r>
      <w:r w:rsidR="00F51719">
        <w:rPr>
          <w:b/>
          <w:bCs/>
          <w:lang w:val="en-US"/>
        </w:rPr>
        <w:t>Very high</w:t>
      </w:r>
      <w:r w:rsidR="00876F10">
        <w:rPr>
          <w:b/>
          <w:bCs/>
          <w:lang w:val="en-US"/>
        </w:rPr>
        <w:t>:</w:t>
      </w:r>
      <w:r w:rsidRPr="004A2375">
        <w:rPr>
          <w:b/>
          <w:bCs/>
          <w:lang w:val="en-US"/>
        </w:rPr>
        <w:t xml:space="preserve"> </w:t>
      </w:r>
      <w:r w:rsidRPr="004A2375">
        <w:rPr>
          <w:lang w:val="en-US"/>
        </w:rPr>
        <w:t xml:space="preserve">The binding enabler is EU-level governance: harmonised licensing and mutual recognition (E1, E2, E13), a designated network coordinator, civil-military integration and pooled MFF funding (F12, F13). These are political decisions; without them the assets do not cohere into a network. </w:t>
      </w:r>
      <w:r>
        <w:t>The scenario is strategic-autonomy-and-resilience-led.</w:t>
      </w:r>
    </w:p>
    <w:p w14:paraId="52FA2E15" w14:textId="541A70E1" w:rsidR="00560B92" w:rsidRPr="007B237D" w:rsidRDefault="006C69D3">
      <w:pPr>
        <w:pStyle w:val="ListParagraph"/>
        <w:numPr>
          <w:ilvl w:val="0"/>
          <w:numId w:val="2"/>
        </w:numPr>
        <w:spacing w:after="80" w:line="264" w:lineRule="auto"/>
        <w:rPr>
          <w:lang w:val="en-US"/>
        </w:rPr>
      </w:pPr>
      <w:r w:rsidRPr="004A2375">
        <w:rPr>
          <w:b/>
          <w:bCs/>
          <w:lang w:val="en-US"/>
        </w:rPr>
        <w:t xml:space="preserve">Technical — </w:t>
      </w:r>
      <w:r w:rsidR="00F51719">
        <w:rPr>
          <w:b/>
          <w:bCs/>
          <w:lang w:val="en-US"/>
        </w:rPr>
        <w:t>High</w:t>
      </w:r>
      <w:r w:rsidR="00876F10">
        <w:rPr>
          <w:b/>
          <w:bCs/>
          <w:lang w:val="en-US"/>
        </w:rPr>
        <w:t>:</w:t>
      </w:r>
      <w:r w:rsidRPr="004A2375">
        <w:rPr>
          <w:b/>
          <w:bCs/>
          <w:lang w:val="en-US"/>
        </w:rPr>
        <w:t xml:space="preserve"> </w:t>
      </w:r>
      <w:r w:rsidRPr="004A2375">
        <w:rPr>
          <w:lang w:val="en-US"/>
        </w:rPr>
        <w:t xml:space="preserve">It is realistic because it scales existing or under-development assets rather than requiring new technology, but several developments are genuinely technically driven: the second upper-stage qualification path (B12 / C2) needs a qualified bench; a common AFTS/FTS architecture (E11, E3) needs a qualification standard; and the network only delivers once the emerging sites demonstrate orbital capability (B4). </w:t>
      </w:r>
      <w:r w:rsidRPr="007B237D">
        <w:rPr>
          <w:lang w:val="en-US"/>
        </w:rPr>
        <w:t>Coordination is demanding, hence not 5/5.</w:t>
      </w:r>
    </w:p>
    <w:p w14:paraId="52FA2E16" w14:textId="77777777" w:rsidR="00560B92" w:rsidRPr="007B237D" w:rsidRDefault="006C69D3">
      <w:pPr>
        <w:pStyle w:val="Heading3"/>
        <w:rPr>
          <w:lang w:val="en-US"/>
        </w:rPr>
      </w:pPr>
      <w:r w:rsidRPr="007B237D">
        <w:rPr>
          <w:lang w:val="en-US"/>
        </w:rPr>
        <w:t>Concrete infrastructure chain (all types)</w:t>
      </w:r>
    </w:p>
    <w:p w14:paraId="52FA2E17" w14:textId="54F6FF7D" w:rsidR="00560B92" w:rsidRPr="004A2375" w:rsidRDefault="006C69D3">
      <w:pPr>
        <w:spacing w:line="264" w:lineRule="auto"/>
        <w:rPr>
          <w:lang w:val="en-US"/>
        </w:rPr>
      </w:pPr>
      <w:r w:rsidRPr="004A2375">
        <w:rPr>
          <w:b/>
          <w:bCs/>
          <w:lang w:val="en-US"/>
        </w:rPr>
        <w:t>Launch</w:t>
      </w:r>
      <w:r w:rsidR="003D4A30">
        <w:rPr>
          <w:b/>
          <w:bCs/>
          <w:lang w:val="en-US"/>
        </w:rPr>
        <w:t>:</w:t>
      </w:r>
      <w:r w:rsidRPr="004A2375">
        <w:rPr>
          <w:b/>
          <w:bCs/>
          <w:lang w:val="en-US"/>
        </w:rPr>
        <w:t xml:space="preserve"> </w:t>
      </w:r>
      <w:r w:rsidRPr="004A2375">
        <w:rPr>
          <w:lang w:val="en-US"/>
        </w:rPr>
        <w:t xml:space="preserve">CSG carries Ariane 6, Vega-C and ELM-Diamant; Andøya/Spectrum, SaxaVord/RFA, Esrange/Firefly and Malbusca/Azores become </w:t>
      </w:r>
      <w:r w:rsidRPr="004A2375">
        <w:rPr>
          <w:b/>
          <w:bCs/>
          <w:lang w:val="en-US"/>
        </w:rPr>
        <w:t>complementary orbital or pre-orbital nodes</w:t>
      </w:r>
      <w:r w:rsidRPr="004A2375">
        <w:rPr>
          <w:lang w:val="en-US"/>
        </w:rPr>
        <w:t xml:space="preserve"> according to orbit geometry, maturity and licensing status — deliberately using the polar/SSO complementarity (B3) as an asset. Malbusca is elevated to Level 2 on its first successful orbital launch and to Level 1 on sustained multi-launcher cadence within the common range framework; until then the network still delivers with Andøya, SaxaVord, Esrange and ELM-Diamant. This creates the back-up geography that B1 and B4 lack.</w:t>
      </w:r>
    </w:p>
    <w:p w14:paraId="52FA2E18" w14:textId="22B44178" w:rsidR="00560B92" w:rsidRPr="004A2375" w:rsidRDefault="006C69D3">
      <w:pPr>
        <w:spacing w:line="264" w:lineRule="auto"/>
        <w:rPr>
          <w:lang w:val="en-US"/>
        </w:rPr>
      </w:pPr>
      <w:r w:rsidRPr="004A2375">
        <w:rPr>
          <w:b/>
          <w:bCs/>
          <w:lang w:val="en-US"/>
        </w:rPr>
        <w:t>Payload integration and preparation</w:t>
      </w:r>
      <w:r w:rsidR="003D4A30">
        <w:rPr>
          <w:b/>
          <w:bCs/>
          <w:lang w:val="en-US"/>
        </w:rPr>
        <w:t>:</w:t>
      </w:r>
      <w:r w:rsidRPr="004A2375">
        <w:rPr>
          <w:b/>
          <w:bCs/>
          <w:lang w:val="en-US"/>
        </w:rPr>
        <w:t xml:space="preserve"> </w:t>
      </w:r>
      <w:r w:rsidRPr="004A2375">
        <w:rPr>
          <w:lang w:val="en-US"/>
        </w:rPr>
        <w:t xml:space="preserve">EPCU at CSG is treated as a </w:t>
      </w:r>
      <w:r w:rsidRPr="004A2375">
        <w:rPr>
          <w:b/>
          <w:bCs/>
          <w:lang w:val="en-US"/>
        </w:rPr>
        <w:t>shared European asset</w:t>
      </w:r>
      <w:r w:rsidRPr="004A2375">
        <w:rPr>
          <w:lang w:val="en-US"/>
        </w:rPr>
        <w:t>; small-launch sites develop clean rooms, payload preparation and storage to a common baseline, avoiding over-lock to one operator (F11) and reducing stranded-infrastructure risk (F6).</w:t>
      </w:r>
    </w:p>
    <w:p w14:paraId="52FA2E19" w14:textId="78405103" w:rsidR="00560B92" w:rsidRPr="004A2375" w:rsidRDefault="006C69D3">
      <w:pPr>
        <w:spacing w:line="264" w:lineRule="auto"/>
        <w:rPr>
          <w:lang w:val="en-US"/>
        </w:rPr>
      </w:pPr>
      <w:r w:rsidRPr="004A2375">
        <w:rPr>
          <w:b/>
          <w:bCs/>
          <w:lang w:val="en-US"/>
        </w:rPr>
        <w:t>Testing</w:t>
      </w:r>
      <w:r w:rsidR="003D4A30">
        <w:rPr>
          <w:b/>
          <w:bCs/>
          <w:lang w:val="en-US"/>
        </w:rPr>
        <w:t>:</w:t>
      </w:r>
      <w:r w:rsidRPr="004A2375">
        <w:rPr>
          <w:b/>
          <w:bCs/>
          <w:lang w:val="en-US"/>
        </w:rPr>
        <w:t xml:space="preserve"> </w:t>
      </w:r>
      <w:r w:rsidRPr="004A2375">
        <w:rPr>
          <w:lang w:val="en-US"/>
        </w:rPr>
        <w:t xml:space="preserve">A network approach prioritises expansion and redundancy for P5.2/P4-type upper-stage tests, BEAP/solid-motor testing, PLD Teruel, Avio SPTF and Esrange hot-fire/VTVL areas, and initiates a </w:t>
      </w:r>
      <w:r w:rsidRPr="004A2375">
        <w:rPr>
          <w:b/>
          <w:bCs/>
          <w:lang w:val="en-US"/>
        </w:rPr>
        <w:t>partial second European upper-stage qualification path</w:t>
      </w:r>
      <w:r w:rsidRPr="004A2375">
        <w:rPr>
          <w:lang w:val="en-US"/>
        </w:rPr>
        <w:t xml:space="preserve"> — the single most valuable redundancy in the mapping (resolves B12 / C2 and eases B6).</w:t>
      </w:r>
    </w:p>
    <w:p w14:paraId="52FA2E1A" w14:textId="5670D7AD" w:rsidR="00560B92" w:rsidRPr="004A2375" w:rsidRDefault="006C69D3">
      <w:pPr>
        <w:spacing w:line="264" w:lineRule="auto"/>
        <w:rPr>
          <w:lang w:val="en-US"/>
        </w:rPr>
      </w:pPr>
      <w:r w:rsidRPr="004A2375">
        <w:rPr>
          <w:b/>
          <w:bCs/>
          <w:lang w:val="en-US"/>
        </w:rPr>
        <w:t>Manufacturing</w:t>
      </w:r>
      <w:r w:rsidR="003D4A30">
        <w:rPr>
          <w:b/>
          <w:bCs/>
          <w:lang w:val="en-US"/>
        </w:rPr>
        <w:t>:</w:t>
      </w:r>
      <w:r w:rsidRPr="004A2375">
        <w:rPr>
          <w:b/>
          <w:bCs/>
          <w:lang w:val="en-US"/>
        </w:rPr>
        <w:t xml:space="preserve"> </w:t>
      </w:r>
      <w:r w:rsidRPr="004A2375">
        <w:rPr>
          <w:lang w:val="en-US"/>
        </w:rPr>
        <w:t xml:space="preserve">Launcher-to-site chains are </w:t>
      </w:r>
      <w:r w:rsidRPr="004A2375">
        <w:rPr>
          <w:b/>
          <w:bCs/>
          <w:lang w:val="en-US"/>
        </w:rPr>
        <w:t>formalised rather than duplicated</w:t>
      </w:r>
      <w:r w:rsidRPr="004A2375">
        <w:rPr>
          <w:lang w:val="en-US"/>
        </w:rPr>
        <w:t xml:space="preserve"> (Les Mureaux/Bremen → Canopée → CSG; PLD Elche → CSG; RFA Augsburg → Kiruna → SaxaVord; Isar Ottobrunn → Andøya; MaiaSpace Vernon → CSG; Firefly/SSC → Esrange). Institutional support targets bottleneck interfaces — e.g. a common European transport-container standard reducing single-thread exposure (D4) — rather than duplicating national manufacturing stacks, moderating C8; MT Aerospace Augsburg is treated as a Level 1 shared supplier.</w:t>
      </w:r>
    </w:p>
    <w:p w14:paraId="52FA2E1B" w14:textId="420EDDCA" w:rsidR="00560B92" w:rsidRPr="004A2375" w:rsidRDefault="006C69D3">
      <w:pPr>
        <w:spacing w:line="264" w:lineRule="auto"/>
        <w:rPr>
          <w:lang w:val="en-US"/>
        </w:rPr>
      </w:pPr>
      <w:r w:rsidRPr="004A2375">
        <w:rPr>
          <w:b/>
          <w:bCs/>
          <w:lang w:val="en-US"/>
        </w:rPr>
        <w:t>TT&amp;C, range &amp; safety</w:t>
      </w:r>
      <w:r w:rsidR="003D4A30">
        <w:rPr>
          <w:b/>
          <w:bCs/>
          <w:lang w:val="en-US"/>
        </w:rPr>
        <w:t xml:space="preserve">: </w:t>
      </w:r>
      <w:r w:rsidRPr="004A2375">
        <w:rPr>
          <w:lang w:val="en-US"/>
        </w:rPr>
        <w:t xml:space="preserve">A </w:t>
      </w:r>
      <w:r w:rsidRPr="004A2375">
        <w:rPr>
          <w:b/>
          <w:bCs/>
          <w:lang w:val="en-US"/>
        </w:rPr>
        <w:t>common European AFTS/FTS and range-safety architecture</w:t>
      </w:r>
      <w:r w:rsidRPr="004A2375">
        <w:rPr>
          <w:lang w:val="en-US"/>
        </w:rPr>
        <w:t xml:space="preserve"> becomes the flagship harmonisation measure, building on Andøya’s ESA-Boost autonomous tracking, SaxaVord/Baltasound systems and CSG range assets; Level 1 stations (SvalSat, Troll, ESTRACK Kiruna/Santa Maria/Kourou, ESA Downrange) act as backbone. This resolves E11 and E3; the space-based-relay gap (B5) and the US high-power-amplifier dependency (A4) are eased by coordination but not eliminated.</w:t>
      </w:r>
    </w:p>
    <w:p w14:paraId="52FA2E1C" w14:textId="4F5F7555" w:rsidR="00560B92" w:rsidRPr="004A2375" w:rsidRDefault="006C69D3">
      <w:pPr>
        <w:spacing w:line="264" w:lineRule="auto"/>
        <w:rPr>
          <w:lang w:val="en-US"/>
        </w:rPr>
      </w:pPr>
      <w:r w:rsidRPr="004A2375">
        <w:rPr>
          <w:b/>
          <w:bCs/>
          <w:lang w:val="en-US"/>
        </w:rPr>
        <w:t>Operations</w:t>
      </w:r>
      <w:r w:rsidR="003D4A30">
        <w:rPr>
          <w:b/>
          <w:bCs/>
          <w:lang w:val="en-US"/>
        </w:rPr>
        <w:t xml:space="preserve">: </w:t>
      </w:r>
      <w:r w:rsidRPr="004A2375">
        <w:rPr>
          <w:lang w:val="en-US"/>
        </w:rPr>
        <w:t>Jupiter, ESOC and the Galileo Control Centres keep their roles but are federated into a common EU incident-response framework, alongside Polaris ACC and SaxaVord Range Control — addressing the fragmented operations landscape (H8) and improving dual-site failover (H7).</w:t>
      </w:r>
    </w:p>
    <w:p w14:paraId="52FA2E1D" w14:textId="1C252DC0" w:rsidR="00560B92" w:rsidRPr="004A2375" w:rsidRDefault="006C69D3">
      <w:pPr>
        <w:spacing w:line="264" w:lineRule="auto"/>
        <w:rPr>
          <w:lang w:val="en-US"/>
        </w:rPr>
      </w:pPr>
      <w:r w:rsidRPr="004A2375">
        <w:rPr>
          <w:b/>
          <w:bCs/>
          <w:lang w:val="en-US"/>
        </w:rPr>
        <w:t>Transportation</w:t>
      </w:r>
      <w:r w:rsidR="003D4A30">
        <w:rPr>
          <w:b/>
          <w:bCs/>
          <w:lang w:val="en-US"/>
        </w:rPr>
        <w:t>:</w:t>
      </w:r>
      <w:r w:rsidRPr="004A2375">
        <w:rPr>
          <w:b/>
          <w:bCs/>
          <w:lang w:val="en-US"/>
        </w:rPr>
        <w:t xml:space="preserve"> </w:t>
      </w:r>
      <w:r w:rsidRPr="004A2375">
        <w:rPr>
          <w:lang w:val="en-US"/>
        </w:rPr>
        <w:t xml:space="preserve">CSG receives </w:t>
      </w:r>
      <w:r w:rsidRPr="004A2375">
        <w:rPr>
          <w:b/>
          <w:bCs/>
          <w:lang w:val="en-US"/>
        </w:rPr>
        <w:t>second-quay / second-vessel or buffer-stock mitigation</w:t>
      </w:r>
      <w:r w:rsidRPr="004A2375">
        <w:rPr>
          <w:lang w:val="en-US"/>
        </w:rPr>
        <w:t xml:space="preserve"> (D1, D2); remote sites receive commodity/propellant logistics plans (SaxaVord’s Baltasound tank deliveries via Ocean Kinetics as precedent — D6); Malbusca is used where its Atlantic air/maritime corridor and TT&amp;C/recovery services are licensed and validated.</w:t>
      </w:r>
    </w:p>
    <w:p w14:paraId="52FA2E1E" w14:textId="5958D97E" w:rsidR="00560B92" w:rsidRPr="004A2375" w:rsidRDefault="006C69D3">
      <w:pPr>
        <w:spacing w:line="264" w:lineRule="auto"/>
        <w:rPr>
          <w:lang w:val="en-US"/>
        </w:rPr>
      </w:pPr>
      <w:r w:rsidRPr="004A2375">
        <w:rPr>
          <w:b/>
          <w:bCs/>
          <w:lang w:val="en-US"/>
        </w:rPr>
        <w:lastRenderedPageBreak/>
        <w:t>SSA &amp; space weather</w:t>
      </w:r>
      <w:r w:rsidR="003D4A30">
        <w:rPr>
          <w:b/>
          <w:bCs/>
          <w:lang w:val="en-US"/>
        </w:rPr>
        <w:t>:</w:t>
      </w:r>
      <w:r w:rsidRPr="004A2375">
        <w:rPr>
          <w:b/>
          <w:bCs/>
          <w:lang w:val="en-US"/>
        </w:rPr>
        <w:t xml:space="preserve"> </w:t>
      </w:r>
      <w:r w:rsidRPr="004A2375">
        <w:rPr>
          <w:lang w:val="en-US"/>
        </w:rPr>
        <w:t xml:space="preserve">GRAVES, GSSAC, EU SST and the ESA Space Weather Office become </w:t>
      </w:r>
      <w:r w:rsidRPr="004A2375">
        <w:rPr>
          <w:b/>
          <w:bCs/>
          <w:lang w:val="en-US"/>
        </w:rPr>
        <w:t>explicit components of the harmonised range-safety framework</w:t>
      </w:r>
      <w:r w:rsidRPr="004A2375">
        <w:rPr>
          <w:lang w:val="en-US"/>
        </w:rPr>
        <w:t>, feeding conjunction analyses and launch windows to all EU/ESA spaceports and advancing SSA consolidation (B9).</w:t>
      </w:r>
    </w:p>
    <w:p w14:paraId="52FA2E1F" w14:textId="77777777" w:rsidR="00560B92" w:rsidRPr="004A2375" w:rsidRDefault="006C69D3">
      <w:pPr>
        <w:pStyle w:val="Heading3"/>
        <w:rPr>
          <w:lang w:val="en-US"/>
        </w:rPr>
      </w:pPr>
      <w:r w:rsidRPr="004A2375">
        <w:rPr>
          <w:lang w:val="en-US"/>
        </w:rPr>
        <w:t>Bottlenecks and gaps addressed</w:t>
      </w:r>
    </w:p>
    <w:p w14:paraId="52FA2E20" w14:textId="77777777" w:rsidR="00560B92" w:rsidRPr="004A2375" w:rsidRDefault="006C69D3">
      <w:pPr>
        <w:spacing w:before="160" w:after="80"/>
        <w:rPr>
          <w:lang w:val="en-US"/>
        </w:rPr>
      </w:pPr>
      <w:r w:rsidRPr="004A2375">
        <w:rPr>
          <w:b/>
          <w:bCs/>
          <w:color w:val="1F3864"/>
          <w:sz w:val="18"/>
          <w:szCs w:val="18"/>
          <w:lang w:val="en-US"/>
        </w:rPr>
        <w:t>Table 5.5 – Scenario 2: status of key bottlenecks and gaps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560B92" w:rsidRPr="009B49D5" w14:paraId="52FA2E24" w14:textId="77777777">
        <w:trPr>
          <w:tblHeader/>
        </w:trPr>
        <w:tc>
          <w:tcPr>
            <w:tcW w:w="2550" w:type="dxa"/>
            <w:shd w:val="clear" w:color="auto" w:fill="1F3864"/>
            <w:tcMar>
              <w:top w:w="60" w:type="dxa"/>
              <w:left w:w="90" w:type="dxa"/>
              <w:bottom w:w="60" w:type="dxa"/>
              <w:right w:w="90" w:type="dxa"/>
            </w:tcMar>
            <w:vAlign w:val="center"/>
          </w:tcPr>
          <w:p w14:paraId="52FA2E21" w14:textId="22CE4E53" w:rsidR="00560B92" w:rsidRDefault="00E945BD">
            <w:pPr>
              <w:spacing w:after="0"/>
            </w:pPr>
            <w:r>
              <w:rPr>
                <w:b/>
                <w:bCs/>
                <w:color w:val="FFFFFF"/>
                <w:sz w:val="18"/>
                <w:szCs w:val="18"/>
              </w:rPr>
              <w:t>Task 2.3 item (ID + short)</w:t>
            </w:r>
          </w:p>
        </w:tc>
        <w:tc>
          <w:tcPr>
            <w:tcW w:w="1250" w:type="dxa"/>
            <w:shd w:val="clear" w:color="auto" w:fill="1F3864"/>
            <w:tcMar>
              <w:top w:w="60" w:type="dxa"/>
              <w:left w:w="90" w:type="dxa"/>
              <w:bottom w:w="60" w:type="dxa"/>
              <w:right w:w="90" w:type="dxa"/>
            </w:tcMar>
            <w:vAlign w:val="center"/>
          </w:tcPr>
          <w:p w14:paraId="52FA2E22" w14:textId="77777777" w:rsidR="00560B92" w:rsidRDefault="006C69D3">
            <w:pPr>
              <w:spacing w:after="0"/>
            </w:pPr>
            <w:r>
              <w:rPr>
                <w:b/>
                <w:bCs/>
                <w:color w:val="FFFFFF"/>
                <w:sz w:val="18"/>
                <w:szCs w:val="18"/>
              </w:rPr>
              <w:t>Status</w:t>
            </w:r>
          </w:p>
        </w:tc>
        <w:tc>
          <w:tcPr>
            <w:tcW w:w="5800" w:type="dxa"/>
            <w:shd w:val="clear" w:color="auto" w:fill="1F3864"/>
            <w:tcMar>
              <w:top w:w="60" w:type="dxa"/>
              <w:left w:w="90" w:type="dxa"/>
              <w:bottom w:w="60" w:type="dxa"/>
              <w:right w:w="90" w:type="dxa"/>
            </w:tcMar>
            <w:vAlign w:val="center"/>
          </w:tcPr>
          <w:p w14:paraId="52FA2E23" w14:textId="77777777" w:rsidR="00560B92" w:rsidRPr="004A2375" w:rsidRDefault="006C69D3">
            <w:pPr>
              <w:spacing w:after="0"/>
              <w:rPr>
                <w:lang w:val="en-US"/>
              </w:rPr>
            </w:pPr>
            <w:r w:rsidRPr="004A2375">
              <w:rPr>
                <w:b/>
                <w:bCs/>
                <w:color w:val="FFFFFF"/>
                <w:sz w:val="18"/>
                <w:szCs w:val="18"/>
                <w:lang w:val="en-US"/>
              </w:rPr>
              <w:t>How it plays out under this scenario</w:t>
            </w:r>
          </w:p>
        </w:tc>
      </w:tr>
      <w:tr w:rsidR="00560B92" w:rsidRPr="009B49D5" w14:paraId="52FA2E28" w14:textId="77777777">
        <w:tc>
          <w:tcPr>
            <w:tcW w:w="2550" w:type="dxa"/>
            <w:tcMar>
              <w:top w:w="60" w:type="dxa"/>
              <w:left w:w="90" w:type="dxa"/>
              <w:bottom w:w="60" w:type="dxa"/>
              <w:right w:w="90" w:type="dxa"/>
            </w:tcMar>
          </w:tcPr>
          <w:p w14:paraId="52FA2E25" w14:textId="77777777" w:rsidR="00560B92" w:rsidRPr="004A2375" w:rsidRDefault="006C69D3">
            <w:pPr>
              <w:spacing w:after="40" w:line="230" w:lineRule="auto"/>
              <w:rPr>
                <w:lang w:val="en-US"/>
              </w:rPr>
            </w:pPr>
            <w:r w:rsidRPr="004A2375">
              <w:rPr>
                <w:b/>
                <w:bCs/>
                <w:sz w:val="18"/>
                <w:szCs w:val="18"/>
                <w:lang w:val="en-US"/>
              </w:rPr>
              <w:t>B1 / B4 — single-site dependency; no orbital outside CSG</w:t>
            </w:r>
          </w:p>
        </w:tc>
        <w:tc>
          <w:tcPr>
            <w:tcW w:w="1250" w:type="dxa"/>
            <w:tcMar>
              <w:top w:w="60" w:type="dxa"/>
              <w:left w:w="90" w:type="dxa"/>
              <w:bottom w:w="60" w:type="dxa"/>
              <w:right w:w="90" w:type="dxa"/>
            </w:tcMar>
          </w:tcPr>
          <w:p w14:paraId="52FA2E26"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161ED3FB" w14:textId="77777777" w:rsidR="00560B92" w:rsidRDefault="006C69D3">
            <w:pPr>
              <w:spacing w:after="40" w:line="230" w:lineRule="auto"/>
              <w:rPr>
                <w:sz w:val="18"/>
                <w:szCs w:val="18"/>
                <w:lang w:val="en-US"/>
              </w:rPr>
            </w:pPr>
            <w:r w:rsidRPr="004A2375">
              <w:rPr>
                <w:sz w:val="18"/>
                <w:szCs w:val="18"/>
                <w:lang w:val="en-US"/>
              </w:rPr>
              <w:t>A coordinated multi-node network creates back-up geography once sites demonstrate orbital capability (the demonstration is the trigger).</w:t>
            </w:r>
          </w:p>
          <w:p w14:paraId="52FA2E27" w14:textId="1DF88806" w:rsidR="00C27B58" w:rsidRPr="004A2375" w:rsidRDefault="00C27B58">
            <w:pPr>
              <w:spacing w:after="40" w:line="230" w:lineRule="auto"/>
              <w:rPr>
                <w:lang w:val="en-US"/>
              </w:rPr>
            </w:pPr>
            <w:r>
              <w:rPr>
                <w:lang w:val="en-US"/>
              </w:rPr>
              <w:t>No back-up launch capability for low inclination orbits</w:t>
            </w:r>
          </w:p>
        </w:tc>
      </w:tr>
      <w:tr w:rsidR="00560B92" w:rsidRPr="009B49D5" w14:paraId="52FA2E2C" w14:textId="77777777">
        <w:tc>
          <w:tcPr>
            <w:tcW w:w="2550" w:type="dxa"/>
            <w:tcMar>
              <w:top w:w="60" w:type="dxa"/>
              <w:left w:w="90" w:type="dxa"/>
              <w:bottom w:w="60" w:type="dxa"/>
              <w:right w:w="90" w:type="dxa"/>
            </w:tcMar>
          </w:tcPr>
          <w:p w14:paraId="52FA2E29" w14:textId="77777777" w:rsidR="00560B92" w:rsidRDefault="006C69D3">
            <w:pPr>
              <w:spacing w:after="40" w:line="230" w:lineRule="auto"/>
            </w:pPr>
            <w:r>
              <w:rPr>
                <w:b/>
                <w:bCs/>
                <w:sz w:val="18"/>
                <w:szCs w:val="18"/>
              </w:rPr>
              <w:t>B12 / C2 — DLR P5.2/P4 sole cryo qualification</w:t>
            </w:r>
          </w:p>
        </w:tc>
        <w:tc>
          <w:tcPr>
            <w:tcW w:w="1250" w:type="dxa"/>
            <w:tcMar>
              <w:top w:w="60" w:type="dxa"/>
              <w:left w:w="90" w:type="dxa"/>
              <w:bottom w:w="60" w:type="dxa"/>
              <w:right w:w="90" w:type="dxa"/>
            </w:tcMar>
          </w:tcPr>
          <w:p w14:paraId="52FA2E2A" w14:textId="77777777" w:rsidR="00560B92" w:rsidRDefault="006C69D3">
            <w:pPr>
              <w:spacing w:after="40" w:line="230" w:lineRule="auto"/>
            </w:pPr>
            <w:r>
              <w:rPr>
                <w:b/>
                <w:bCs/>
                <w:sz w:val="18"/>
                <w:szCs w:val="18"/>
              </w:rPr>
              <w:t>Resolved</w:t>
            </w:r>
          </w:p>
        </w:tc>
        <w:tc>
          <w:tcPr>
            <w:tcW w:w="5800" w:type="dxa"/>
            <w:tcMar>
              <w:top w:w="60" w:type="dxa"/>
              <w:left w:w="90" w:type="dxa"/>
              <w:bottom w:w="60" w:type="dxa"/>
              <w:right w:w="90" w:type="dxa"/>
            </w:tcMar>
          </w:tcPr>
          <w:p w14:paraId="52FA2E2B" w14:textId="77777777" w:rsidR="00560B92" w:rsidRPr="004A2375" w:rsidRDefault="006C69D3">
            <w:pPr>
              <w:spacing w:after="40" w:line="230" w:lineRule="auto"/>
              <w:rPr>
                <w:lang w:val="en-US"/>
              </w:rPr>
            </w:pPr>
            <w:r w:rsidRPr="004A2375">
              <w:rPr>
                <w:sz w:val="18"/>
                <w:szCs w:val="18"/>
                <w:lang w:val="en-US"/>
              </w:rPr>
              <w:t>A partial second upper-stage qualification path is initiated — the highest-value redundancy in the mapping.</w:t>
            </w:r>
          </w:p>
        </w:tc>
      </w:tr>
      <w:tr w:rsidR="00560B92" w:rsidRPr="009B49D5" w14:paraId="52FA2E30" w14:textId="77777777">
        <w:tc>
          <w:tcPr>
            <w:tcW w:w="2550" w:type="dxa"/>
            <w:tcMar>
              <w:top w:w="60" w:type="dxa"/>
              <w:left w:w="90" w:type="dxa"/>
              <w:bottom w:w="60" w:type="dxa"/>
              <w:right w:w="90" w:type="dxa"/>
            </w:tcMar>
          </w:tcPr>
          <w:p w14:paraId="52FA2E2D" w14:textId="77777777" w:rsidR="00560B92" w:rsidRPr="004A2375" w:rsidRDefault="006C69D3">
            <w:pPr>
              <w:spacing w:after="40" w:line="230" w:lineRule="auto"/>
              <w:rPr>
                <w:lang w:val="en-US"/>
              </w:rPr>
            </w:pPr>
            <w:r w:rsidRPr="004A2375">
              <w:rPr>
                <w:b/>
                <w:bCs/>
                <w:sz w:val="18"/>
                <w:szCs w:val="18"/>
                <w:lang w:val="en-US"/>
              </w:rPr>
              <w:t>E1 / E2 — fragmented licensing; no mutual recognition</w:t>
            </w:r>
          </w:p>
        </w:tc>
        <w:tc>
          <w:tcPr>
            <w:tcW w:w="1250" w:type="dxa"/>
            <w:tcMar>
              <w:top w:w="60" w:type="dxa"/>
              <w:left w:w="90" w:type="dxa"/>
              <w:bottom w:w="60" w:type="dxa"/>
              <w:right w:w="90" w:type="dxa"/>
            </w:tcMar>
          </w:tcPr>
          <w:p w14:paraId="52FA2E2E" w14:textId="77777777" w:rsidR="00560B92" w:rsidRDefault="006C69D3">
            <w:pPr>
              <w:spacing w:after="40" w:line="230" w:lineRule="auto"/>
            </w:pPr>
            <w:r>
              <w:rPr>
                <w:b/>
                <w:bCs/>
                <w:sz w:val="18"/>
                <w:szCs w:val="18"/>
              </w:rPr>
              <w:t>Resolved</w:t>
            </w:r>
          </w:p>
        </w:tc>
        <w:tc>
          <w:tcPr>
            <w:tcW w:w="5800" w:type="dxa"/>
            <w:tcMar>
              <w:top w:w="60" w:type="dxa"/>
              <w:left w:w="90" w:type="dxa"/>
              <w:bottom w:w="60" w:type="dxa"/>
              <w:right w:w="90" w:type="dxa"/>
            </w:tcMar>
          </w:tcPr>
          <w:p w14:paraId="52FA2E2F" w14:textId="77777777" w:rsidR="00560B92" w:rsidRPr="004A2375" w:rsidRDefault="006C69D3">
            <w:pPr>
              <w:spacing w:after="40" w:line="230" w:lineRule="auto"/>
              <w:rPr>
                <w:lang w:val="en-US"/>
              </w:rPr>
            </w:pPr>
            <w:r w:rsidRPr="004A2375">
              <w:rPr>
                <w:sz w:val="18"/>
                <w:szCs w:val="18"/>
                <w:lang w:val="en-US"/>
              </w:rPr>
              <w:t>Harmonised licensing and mutual recognition are the network’s enabling condition.</w:t>
            </w:r>
          </w:p>
        </w:tc>
      </w:tr>
      <w:tr w:rsidR="00560B92" w:rsidRPr="009B49D5" w14:paraId="52FA2E34" w14:textId="77777777">
        <w:tc>
          <w:tcPr>
            <w:tcW w:w="2550" w:type="dxa"/>
            <w:tcMar>
              <w:top w:w="60" w:type="dxa"/>
              <w:left w:w="90" w:type="dxa"/>
              <w:bottom w:w="60" w:type="dxa"/>
              <w:right w:w="90" w:type="dxa"/>
            </w:tcMar>
          </w:tcPr>
          <w:p w14:paraId="52FA2E31" w14:textId="77777777" w:rsidR="00560B92" w:rsidRPr="004A2375" w:rsidRDefault="006C69D3">
            <w:pPr>
              <w:spacing w:after="40" w:line="230" w:lineRule="auto"/>
              <w:rPr>
                <w:lang w:val="en-US"/>
              </w:rPr>
            </w:pPr>
            <w:r w:rsidRPr="004A2375">
              <w:rPr>
                <w:b/>
                <w:bCs/>
                <w:sz w:val="18"/>
                <w:szCs w:val="18"/>
                <w:lang w:val="en-US"/>
              </w:rPr>
              <w:t>E3 / E11 — no shared standards; no harmonised FTS</w:t>
            </w:r>
          </w:p>
        </w:tc>
        <w:tc>
          <w:tcPr>
            <w:tcW w:w="1250" w:type="dxa"/>
            <w:tcMar>
              <w:top w:w="60" w:type="dxa"/>
              <w:left w:w="90" w:type="dxa"/>
              <w:bottom w:w="60" w:type="dxa"/>
              <w:right w:w="90" w:type="dxa"/>
            </w:tcMar>
          </w:tcPr>
          <w:p w14:paraId="52FA2E32" w14:textId="77777777" w:rsidR="00560B92" w:rsidRDefault="006C69D3">
            <w:pPr>
              <w:spacing w:after="40" w:line="230" w:lineRule="auto"/>
            </w:pPr>
            <w:r>
              <w:rPr>
                <w:b/>
                <w:bCs/>
                <w:sz w:val="18"/>
                <w:szCs w:val="18"/>
              </w:rPr>
              <w:t>Resolved</w:t>
            </w:r>
          </w:p>
        </w:tc>
        <w:tc>
          <w:tcPr>
            <w:tcW w:w="5800" w:type="dxa"/>
            <w:tcMar>
              <w:top w:w="60" w:type="dxa"/>
              <w:left w:w="90" w:type="dxa"/>
              <w:bottom w:w="60" w:type="dxa"/>
              <w:right w:w="90" w:type="dxa"/>
            </w:tcMar>
          </w:tcPr>
          <w:p w14:paraId="52FA2E33" w14:textId="77777777" w:rsidR="00560B92" w:rsidRPr="004A2375" w:rsidRDefault="006C69D3">
            <w:pPr>
              <w:spacing w:after="40" w:line="230" w:lineRule="auto"/>
              <w:rPr>
                <w:lang w:val="en-US"/>
              </w:rPr>
            </w:pPr>
            <w:r w:rsidRPr="004A2375">
              <w:rPr>
                <w:sz w:val="18"/>
                <w:szCs w:val="18"/>
                <w:lang w:val="en-US"/>
              </w:rPr>
              <w:t>A common European AFTS/FTS and range-safety architecture is the flagship measure.</w:t>
            </w:r>
          </w:p>
        </w:tc>
      </w:tr>
      <w:tr w:rsidR="00560B92" w:rsidRPr="009B49D5" w14:paraId="52FA2E38" w14:textId="77777777">
        <w:tc>
          <w:tcPr>
            <w:tcW w:w="2550" w:type="dxa"/>
            <w:tcMar>
              <w:top w:w="60" w:type="dxa"/>
              <w:left w:w="90" w:type="dxa"/>
              <w:bottom w:w="60" w:type="dxa"/>
              <w:right w:w="90" w:type="dxa"/>
            </w:tcMar>
          </w:tcPr>
          <w:p w14:paraId="52FA2E35" w14:textId="77777777" w:rsidR="00560B92" w:rsidRPr="004A2375" w:rsidRDefault="006C69D3">
            <w:pPr>
              <w:spacing w:after="40" w:line="230" w:lineRule="auto"/>
              <w:rPr>
                <w:lang w:val="fr-BE"/>
              </w:rPr>
            </w:pPr>
            <w:r w:rsidRPr="004A2375">
              <w:rPr>
                <w:b/>
                <w:bCs/>
                <w:sz w:val="18"/>
                <w:szCs w:val="18"/>
                <w:lang w:val="fr-BE"/>
              </w:rPr>
              <w:t>F10 / F11 — anchor-tenant &amp; exclusive pads</w:t>
            </w:r>
          </w:p>
        </w:tc>
        <w:tc>
          <w:tcPr>
            <w:tcW w:w="1250" w:type="dxa"/>
            <w:tcMar>
              <w:top w:w="60" w:type="dxa"/>
              <w:left w:w="90" w:type="dxa"/>
              <w:bottom w:w="60" w:type="dxa"/>
              <w:right w:w="90" w:type="dxa"/>
            </w:tcMar>
          </w:tcPr>
          <w:p w14:paraId="52FA2E36"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37" w14:textId="77777777" w:rsidR="00560B92" w:rsidRPr="004A2375" w:rsidRDefault="006C69D3">
            <w:pPr>
              <w:spacing w:after="40" w:line="230" w:lineRule="auto"/>
              <w:rPr>
                <w:lang w:val="en-US"/>
              </w:rPr>
            </w:pPr>
            <w:r w:rsidRPr="004A2375">
              <w:rPr>
                <w:sz w:val="18"/>
                <w:szCs w:val="18"/>
                <w:lang w:val="en-US"/>
              </w:rPr>
              <w:t>Common baselines and shared assets reduce single-operator lock-in, though pad contracts persist.</w:t>
            </w:r>
          </w:p>
        </w:tc>
      </w:tr>
      <w:tr w:rsidR="00560B92" w:rsidRPr="009B49D5" w14:paraId="52FA2E3C" w14:textId="77777777">
        <w:tc>
          <w:tcPr>
            <w:tcW w:w="2550" w:type="dxa"/>
            <w:tcMar>
              <w:top w:w="60" w:type="dxa"/>
              <w:left w:w="90" w:type="dxa"/>
              <w:bottom w:w="60" w:type="dxa"/>
              <w:right w:w="90" w:type="dxa"/>
            </w:tcMar>
          </w:tcPr>
          <w:p w14:paraId="52FA2E39" w14:textId="77777777" w:rsidR="00560B92" w:rsidRPr="004A2375" w:rsidRDefault="006C69D3">
            <w:pPr>
              <w:spacing w:after="40" w:line="230" w:lineRule="auto"/>
              <w:rPr>
                <w:lang w:val="en-US"/>
              </w:rPr>
            </w:pPr>
            <w:r w:rsidRPr="004A2375">
              <w:rPr>
                <w:b/>
                <w:bCs/>
                <w:sz w:val="18"/>
                <w:szCs w:val="18"/>
                <w:lang w:val="en-US"/>
              </w:rPr>
              <w:t>F12 / F13 — no EU access-to-space business/financial plan</w:t>
            </w:r>
          </w:p>
        </w:tc>
        <w:tc>
          <w:tcPr>
            <w:tcW w:w="1250" w:type="dxa"/>
            <w:tcMar>
              <w:top w:w="60" w:type="dxa"/>
              <w:left w:w="90" w:type="dxa"/>
              <w:bottom w:w="60" w:type="dxa"/>
              <w:right w:w="90" w:type="dxa"/>
            </w:tcMar>
          </w:tcPr>
          <w:p w14:paraId="52FA2E3A" w14:textId="77777777" w:rsidR="00560B92" w:rsidRDefault="006C69D3">
            <w:pPr>
              <w:spacing w:after="40" w:line="230" w:lineRule="auto"/>
            </w:pPr>
            <w:r>
              <w:rPr>
                <w:b/>
                <w:bCs/>
                <w:sz w:val="18"/>
                <w:szCs w:val="18"/>
              </w:rPr>
              <w:t>Resolved</w:t>
            </w:r>
          </w:p>
        </w:tc>
        <w:tc>
          <w:tcPr>
            <w:tcW w:w="5800" w:type="dxa"/>
            <w:tcMar>
              <w:top w:w="60" w:type="dxa"/>
              <w:left w:w="90" w:type="dxa"/>
              <w:bottom w:w="60" w:type="dxa"/>
              <w:right w:w="90" w:type="dxa"/>
            </w:tcMar>
          </w:tcPr>
          <w:p w14:paraId="52FA2E3B" w14:textId="77777777" w:rsidR="00560B92" w:rsidRPr="004A2375" w:rsidRDefault="006C69D3">
            <w:pPr>
              <w:spacing w:after="40" w:line="230" w:lineRule="auto"/>
              <w:rPr>
                <w:lang w:val="en-US"/>
              </w:rPr>
            </w:pPr>
            <w:r w:rsidRPr="004A2375">
              <w:rPr>
                <w:sz w:val="18"/>
                <w:szCs w:val="18"/>
                <w:lang w:val="en-US"/>
              </w:rPr>
              <w:t>Pooled EU funding and a network-level plan are core to the scenario.</w:t>
            </w:r>
          </w:p>
        </w:tc>
      </w:tr>
      <w:tr w:rsidR="00560B92" w:rsidRPr="009B49D5" w14:paraId="52FA2E40" w14:textId="77777777">
        <w:tc>
          <w:tcPr>
            <w:tcW w:w="2550" w:type="dxa"/>
            <w:tcMar>
              <w:top w:w="60" w:type="dxa"/>
              <w:left w:w="90" w:type="dxa"/>
              <w:bottom w:w="60" w:type="dxa"/>
              <w:right w:w="90" w:type="dxa"/>
            </w:tcMar>
          </w:tcPr>
          <w:p w14:paraId="52FA2E3D" w14:textId="77777777" w:rsidR="00560B92" w:rsidRPr="004A2375" w:rsidRDefault="006C69D3">
            <w:pPr>
              <w:spacing w:after="40" w:line="230" w:lineRule="auto"/>
              <w:rPr>
                <w:lang w:val="fr-BE"/>
              </w:rPr>
            </w:pPr>
            <w:r w:rsidRPr="004A2375">
              <w:rPr>
                <w:b/>
                <w:bCs/>
                <w:sz w:val="18"/>
                <w:szCs w:val="18"/>
                <w:lang w:val="fr-BE"/>
              </w:rPr>
              <w:t>D1 / D2 — Canopée sole vessel; Pariacabo harbour</w:t>
            </w:r>
          </w:p>
        </w:tc>
        <w:tc>
          <w:tcPr>
            <w:tcW w:w="1250" w:type="dxa"/>
            <w:tcMar>
              <w:top w:w="60" w:type="dxa"/>
              <w:left w:w="90" w:type="dxa"/>
              <w:bottom w:w="60" w:type="dxa"/>
              <w:right w:w="90" w:type="dxa"/>
            </w:tcMar>
          </w:tcPr>
          <w:p w14:paraId="52FA2E3E"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3F" w14:textId="77777777" w:rsidR="00560B92" w:rsidRPr="004A2375" w:rsidRDefault="006C69D3">
            <w:pPr>
              <w:spacing w:after="40" w:line="230" w:lineRule="auto"/>
              <w:rPr>
                <w:lang w:val="en-US"/>
              </w:rPr>
            </w:pPr>
            <w:r w:rsidRPr="004A2375">
              <w:rPr>
                <w:sz w:val="18"/>
                <w:szCs w:val="18"/>
                <w:lang w:val="en-US"/>
              </w:rPr>
              <w:t>Second-quay/second-vessel or buffer-stock mitigation is implemented.</w:t>
            </w:r>
          </w:p>
        </w:tc>
      </w:tr>
      <w:tr w:rsidR="00560B92" w:rsidRPr="009B49D5" w14:paraId="52FA2E44" w14:textId="77777777">
        <w:tc>
          <w:tcPr>
            <w:tcW w:w="2550" w:type="dxa"/>
            <w:tcMar>
              <w:top w:w="60" w:type="dxa"/>
              <w:left w:w="90" w:type="dxa"/>
              <w:bottom w:w="60" w:type="dxa"/>
              <w:right w:w="90" w:type="dxa"/>
            </w:tcMar>
          </w:tcPr>
          <w:p w14:paraId="52FA2E41" w14:textId="77777777" w:rsidR="00560B92" w:rsidRPr="004A2375" w:rsidRDefault="006C69D3">
            <w:pPr>
              <w:spacing w:after="40" w:line="230" w:lineRule="auto"/>
              <w:rPr>
                <w:lang w:val="en-US"/>
              </w:rPr>
            </w:pPr>
            <w:r w:rsidRPr="004A2375">
              <w:rPr>
                <w:b/>
                <w:bCs/>
                <w:sz w:val="18"/>
                <w:szCs w:val="18"/>
                <w:lang w:val="en-US"/>
              </w:rPr>
              <w:t>H8 / H7 — fragmented ops; no dual-site failover</w:t>
            </w:r>
          </w:p>
        </w:tc>
        <w:tc>
          <w:tcPr>
            <w:tcW w:w="1250" w:type="dxa"/>
            <w:tcMar>
              <w:top w:w="60" w:type="dxa"/>
              <w:left w:w="90" w:type="dxa"/>
              <w:bottom w:w="60" w:type="dxa"/>
              <w:right w:w="90" w:type="dxa"/>
            </w:tcMar>
          </w:tcPr>
          <w:p w14:paraId="52FA2E42"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43" w14:textId="77777777" w:rsidR="00560B92" w:rsidRPr="004A2375" w:rsidRDefault="006C69D3">
            <w:pPr>
              <w:spacing w:after="40" w:line="230" w:lineRule="auto"/>
              <w:rPr>
                <w:lang w:val="en-US"/>
              </w:rPr>
            </w:pPr>
            <w:r w:rsidRPr="004A2375">
              <w:rPr>
                <w:sz w:val="18"/>
                <w:szCs w:val="18"/>
                <w:lang w:val="en-US"/>
              </w:rPr>
              <w:t>Operations centres are federated into a common incident-response framework.</w:t>
            </w:r>
          </w:p>
        </w:tc>
      </w:tr>
      <w:tr w:rsidR="00560B92" w:rsidRPr="009B49D5" w14:paraId="52FA2E48" w14:textId="77777777">
        <w:tc>
          <w:tcPr>
            <w:tcW w:w="2550" w:type="dxa"/>
            <w:tcMar>
              <w:top w:w="60" w:type="dxa"/>
              <w:left w:w="90" w:type="dxa"/>
              <w:bottom w:w="60" w:type="dxa"/>
              <w:right w:w="90" w:type="dxa"/>
            </w:tcMar>
          </w:tcPr>
          <w:p w14:paraId="52FA2E45" w14:textId="77777777" w:rsidR="00560B92" w:rsidRDefault="006C69D3">
            <w:pPr>
              <w:spacing w:after="40" w:line="230" w:lineRule="auto"/>
            </w:pPr>
            <w:r>
              <w:rPr>
                <w:b/>
                <w:bCs/>
                <w:sz w:val="18"/>
                <w:szCs w:val="18"/>
              </w:rPr>
              <w:t>B9 — fragmented EU SSA network</w:t>
            </w:r>
          </w:p>
        </w:tc>
        <w:tc>
          <w:tcPr>
            <w:tcW w:w="1250" w:type="dxa"/>
            <w:tcMar>
              <w:top w:w="60" w:type="dxa"/>
              <w:left w:w="90" w:type="dxa"/>
              <w:bottom w:w="60" w:type="dxa"/>
              <w:right w:w="90" w:type="dxa"/>
            </w:tcMar>
          </w:tcPr>
          <w:p w14:paraId="52FA2E46"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47" w14:textId="77777777" w:rsidR="00560B92" w:rsidRPr="004A2375" w:rsidRDefault="006C69D3">
            <w:pPr>
              <w:spacing w:after="40" w:line="230" w:lineRule="auto"/>
              <w:rPr>
                <w:lang w:val="en-US"/>
              </w:rPr>
            </w:pPr>
            <w:r w:rsidRPr="004A2375">
              <w:rPr>
                <w:sz w:val="18"/>
                <w:szCs w:val="18"/>
                <w:lang w:val="en-US"/>
              </w:rPr>
              <w:t>SSA and space-weather assets are integrated into the range-safety framework.</w:t>
            </w:r>
          </w:p>
        </w:tc>
      </w:tr>
      <w:tr w:rsidR="00560B92" w:rsidRPr="009B49D5" w14:paraId="52FA2E4C" w14:textId="77777777">
        <w:tc>
          <w:tcPr>
            <w:tcW w:w="2550" w:type="dxa"/>
            <w:tcMar>
              <w:top w:w="60" w:type="dxa"/>
              <w:left w:w="90" w:type="dxa"/>
              <w:bottom w:w="60" w:type="dxa"/>
              <w:right w:w="90" w:type="dxa"/>
            </w:tcMar>
          </w:tcPr>
          <w:p w14:paraId="52FA2E49" w14:textId="77777777" w:rsidR="00560B92" w:rsidRDefault="006C69D3">
            <w:pPr>
              <w:spacing w:after="40" w:line="230" w:lineRule="auto"/>
            </w:pPr>
            <w:r>
              <w:rPr>
                <w:b/>
                <w:bCs/>
                <w:sz w:val="18"/>
                <w:szCs w:val="18"/>
              </w:rPr>
              <w:t>B5 — no EU continuous ascent telemetry / relay</w:t>
            </w:r>
          </w:p>
        </w:tc>
        <w:tc>
          <w:tcPr>
            <w:tcW w:w="1250" w:type="dxa"/>
            <w:tcMar>
              <w:top w:w="60" w:type="dxa"/>
              <w:left w:w="90" w:type="dxa"/>
              <w:bottom w:w="60" w:type="dxa"/>
              <w:right w:w="90" w:type="dxa"/>
            </w:tcMar>
          </w:tcPr>
          <w:p w14:paraId="52FA2E4A"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4B" w14:textId="77777777" w:rsidR="00560B92" w:rsidRPr="004A2375" w:rsidRDefault="006C69D3">
            <w:pPr>
              <w:spacing w:after="40" w:line="230" w:lineRule="auto"/>
              <w:rPr>
                <w:lang w:val="en-US"/>
              </w:rPr>
            </w:pPr>
            <w:r w:rsidRPr="004A2375">
              <w:rPr>
                <w:sz w:val="18"/>
                <w:szCs w:val="18"/>
                <w:lang w:val="en-US"/>
              </w:rPr>
              <w:t>Coordination extends coverage; a space-based relay remains a gap.</w:t>
            </w:r>
          </w:p>
        </w:tc>
      </w:tr>
      <w:tr w:rsidR="00560B92" w:rsidRPr="009B49D5" w14:paraId="52FA2E50" w14:textId="77777777">
        <w:tc>
          <w:tcPr>
            <w:tcW w:w="2550" w:type="dxa"/>
            <w:tcMar>
              <w:top w:w="60" w:type="dxa"/>
              <w:left w:w="90" w:type="dxa"/>
              <w:bottom w:w="60" w:type="dxa"/>
              <w:right w:w="90" w:type="dxa"/>
            </w:tcMar>
          </w:tcPr>
          <w:p w14:paraId="52FA2E4D" w14:textId="77777777" w:rsidR="00560B92" w:rsidRPr="004A2375" w:rsidRDefault="006C69D3">
            <w:pPr>
              <w:spacing w:after="40" w:line="230" w:lineRule="auto"/>
              <w:rPr>
                <w:lang w:val="en-US"/>
              </w:rPr>
            </w:pPr>
            <w:r w:rsidRPr="004A2375">
              <w:rPr>
                <w:b/>
                <w:bCs/>
                <w:sz w:val="18"/>
                <w:szCs w:val="18"/>
                <w:lang w:val="en-US"/>
              </w:rPr>
              <w:t>A4 — US high-power-amplifier dependency (TT&amp;C)</w:t>
            </w:r>
          </w:p>
        </w:tc>
        <w:tc>
          <w:tcPr>
            <w:tcW w:w="1250" w:type="dxa"/>
            <w:tcMar>
              <w:top w:w="60" w:type="dxa"/>
              <w:left w:w="90" w:type="dxa"/>
              <w:bottom w:w="60" w:type="dxa"/>
              <w:right w:w="90" w:type="dxa"/>
            </w:tcMar>
          </w:tcPr>
          <w:p w14:paraId="52FA2E4E"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E4F" w14:textId="77777777" w:rsidR="00560B92" w:rsidRPr="004A2375" w:rsidRDefault="006C69D3">
            <w:pPr>
              <w:spacing w:after="40" w:line="230" w:lineRule="auto"/>
              <w:rPr>
                <w:lang w:val="en-US"/>
              </w:rPr>
            </w:pPr>
            <w:r w:rsidRPr="004A2375">
              <w:rPr>
                <w:sz w:val="18"/>
                <w:szCs w:val="18"/>
                <w:lang w:val="en-US"/>
              </w:rPr>
              <w:t>Harmonisation does not remove the non-EU hardware dependency.</w:t>
            </w:r>
          </w:p>
        </w:tc>
      </w:tr>
    </w:tbl>
    <w:p w14:paraId="52FA2E51" w14:textId="77777777" w:rsidR="00560B92" w:rsidRDefault="006C69D3">
      <w:pPr>
        <w:pStyle w:val="Heading3"/>
      </w:pPr>
      <w:r>
        <w:t>Embedded SWOT — Scenario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60B92" w:rsidRPr="009B49D5" w14:paraId="52FA2E5C" w14:textId="77777777">
        <w:tc>
          <w:tcPr>
            <w:tcW w:w="4800" w:type="dxa"/>
            <w:tcMar>
              <w:top w:w="60" w:type="dxa"/>
              <w:left w:w="90" w:type="dxa"/>
              <w:bottom w:w="60" w:type="dxa"/>
              <w:right w:w="90" w:type="dxa"/>
            </w:tcMar>
          </w:tcPr>
          <w:p w14:paraId="52FA2E52" w14:textId="77777777" w:rsidR="00560B92" w:rsidRPr="004A2375" w:rsidRDefault="006C69D3">
            <w:pPr>
              <w:spacing w:after="40" w:line="230" w:lineRule="auto"/>
              <w:rPr>
                <w:lang w:val="en-US"/>
              </w:rPr>
            </w:pPr>
            <w:r w:rsidRPr="004A2375">
              <w:rPr>
                <w:b/>
                <w:bCs/>
                <w:sz w:val="18"/>
                <w:szCs w:val="18"/>
                <w:lang w:val="en-US"/>
              </w:rPr>
              <w:t>Strengths</w:t>
            </w:r>
          </w:p>
          <w:p w14:paraId="52FA2E53" w14:textId="77777777" w:rsidR="00560B92" w:rsidRPr="004A2375" w:rsidRDefault="006C69D3">
            <w:pPr>
              <w:spacing w:after="40" w:line="230" w:lineRule="auto"/>
              <w:rPr>
                <w:lang w:val="en-US"/>
              </w:rPr>
            </w:pPr>
            <w:r w:rsidRPr="004A2375">
              <w:rPr>
                <w:sz w:val="18"/>
                <w:szCs w:val="18"/>
                <w:lang w:val="en-US"/>
              </w:rPr>
              <w:t>– Coordinated redundancy across geography and function</w:t>
            </w:r>
          </w:p>
          <w:p w14:paraId="52FA2E54" w14:textId="77777777" w:rsidR="00560B92" w:rsidRPr="004A2375" w:rsidRDefault="006C69D3">
            <w:pPr>
              <w:spacing w:after="40" w:line="230" w:lineRule="auto"/>
              <w:rPr>
                <w:lang w:val="en-US"/>
              </w:rPr>
            </w:pPr>
            <w:r w:rsidRPr="004A2375">
              <w:rPr>
                <w:sz w:val="18"/>
                <w:szCs w:val="18"/>
                <w:lang w:val="en-US"/>
              </w:rPr>
              <w:t>– Second cryogenic qualification path — highest-value fix</w:t>
            </w:r>
          </w:p>
          <w:p w14:paraId="52FA2E55" w14:textId="77777777" w:rsidR="00560B92" w:rsidRPr="004A2375" w:rsidRDefault="006C69D3">
            <w:pPr>
              <w:spacing w:after="40" w:line="230" w:lineRule="auto"/>
              <w:rPr>
                <w:lang w:val="en-US"/>
              </w:rPr>
            </w:pPr>
            <w:r w:rsidRPr="004A2375">
              <w:rPr>
                <w:sz w:val="18"/>
                <w:szCs w:val="18"/>
                <w:lang w:val="en-US"/>
              </w:rPr>
              <w:t>– Harmonised safety, TT&amp;C and licensing (E2/E3/E11)</w:t>
            </w:r>
          </w:p>
          <w:p w14:paraId="52FA2E56" w14:textId="77777777" w:rsidR="00560B92" w:rsidRPr="004A2375" w:rsidRDefault="006C69D3">
            <w:pPr>
              <w:spacing w:after="40" w:line="230" w:lineRule="auto"/>
              <w:rPr>
                <w:lang w:val="en-US"/>
              </w:rPr>
            </w:pPr>
            <w:r w:rsidRPr="004A2375">
              <w:rPr>
                <w:sz w:val="18"/>
                <w:szCs w:val="18"/>
                <w:lang w:val="en-US"/>
              </w:rPr>
              <w:t>– Shared EPCU and common baselines reduce lock-in</w:t>
            </w:r>
          </w:p>
        </w:tc>
        <w:tc>
          <w:tcPr>
            <w:tcW w:w="4800" w:type="dxa"/>
            <w:tcMar>
              <w:top w:w="60" w:type="dxa"/>
              <w:left w:w="90" w:type="dxa"/>
              <w:bottom w:w="60" w:type="dxa"/>
              <w:right w:w="90" w:type="dxa"/>
            </w:tcMar>
          </w:tcPr>
          <w:p w14:paraId="52FA2E57" w14:textId="77777777" w:rsidR="00560B92" w:rsidRPr="004A2375" w:rsidRDefault="006C69D3">
            <w:pPr>
              <w:spacing w:after="40" w:line="230" w:lineRule="auto"/>
              <w:rPr>
                <w:lang w:val="en-US"/>
              </w:rPr>
            </w:pPr>
            <w:r w:rsidRPr="004A2375">
              <w:rPr>
                <w:b/>
                <w:bCs/>
                <w:sz w:val="18"/>
                <w:szCs w:val="18"/>
                <w:lang w:val="en-US"/>
              </w:rPr>
              <w:t>Weaknesses</w:t>
            </w:r>
          </w:p>
          <w:p w14:paraId="52FA2E58" w14:textId="77777777" w:rsidR="00560B92" w:rsidRPr="004A2375" w:rsidRDefault="006C69D3">
            <w:pPr>
              <w:spacing w:after="40" w:line="230" w:lineRule="auto"/>
              <w:rPr>
                <w:lang w:val="en-US"/>
              </w:rPr>
            </w:pPr>
            <w:r w:rsidRPr="004A2375">
              <w:rPr>
                <w:sz w:val="18"/>
                <w:szCs w:val="18"/>
                <w:lang w:val="en-US"/>
              </w:rPr>
              <w:t>– Highest coordination cost and governance complexity</w:t>
            </w:r>
          </w:p>
          <w:p w14:paraId="52FA2E59" w14:textId="77777777" w:rsidR="00560B92" w:rsidRPr="004A2375" w:rsidRDefault="006C69D3">
            <w:pPr>
              <w:spacing w:after="40" w:line="230" w:lineRule="auto"/>
              <w:rPr>
                <w:lang w:val="en-US"/>
              </w:rPr>
            </w:pPr>
            <w:r w:rsidRPr="004A2375">
              <w:rPr>
                <w:sz w:val="18"/>
                <w:szCs w:val="18"/>
                <w:lang w:val="en-US"/>
              </w:rPr>
              <w:t>– Cost/schedule risk across many sites with different interests</w:t>
            </w:r>
          </w:p>
          <w:p w14:paraId="52FA2E5A" w14:textId="77777777" w:rsidR="00560B92" w:rsidRPr="004A2375" w:rsidRDefault="006C69D3">
            <w:pPr>
              <w:spacing w:after="40" w:line="230" w:lineRule="auto"/>
              <w:rPr>
                <w:lang w:val="en-US"/>
              </w:rPr>
            </w:pPr>
            <w:r w:rsidRPr="004A2375">
              <w:rPr>
                <w:sz w:val="18"/>
                <w:szCs w:val="18"/>
                <w:lang w:val="en-US"/>
              </w:rPr>
              <w:t>– Residual dependencies remain (A4 amplifiers; B5 space relay)</w:t>
            </w:r>
          </w:p>
          <w:p w14:paraId="41CEDB3C" w14:textId="53BA8DCE" w:rsidR="00221E56" w:rsidRPr="007B237D" w:rsidRDefault="006C69D3">
            <w:pPr>
              <w:spacing w:after="40" w:line="230" w:lineRule="auto"/>
              <w:rPr>
                <w:sz w:val="18"/>
                <w:szCs w:val="18"/>
                <w:lang w:val="en-US"/>
              </w:rPr>
            </w:pPr>
            <w:r w:rsidRPr="004A2375">
              <w:rPr>
                <w:sz w:val="18"/>
                <w:szCs w:val="18"/>
                <w:lang w:val="en-US"/>
              </w:rPr>
              <w:t>– Benefits lag until sites demonstrate orbital capability</w:t>
            </w:r>
            <w:r w:rsidR="007B237D">
              <w:rPr>
                <w:sz w:val="18"/>
                <w:szCs w:val="18"/>
                <w:lang w:val="en-US"/>
              </w:rPr>
              <w:t xml:space="preserve">- </w:t>
            </w:r>
            <w:r w:rsidR="00221E56" w:rsidRPr="007B237D">
              <w:rPr>
                <w:sz w:val="18"/>
                <w:szCs w:val="18"/>
                <w:lang w:val="en-US"/>
              </w:rPr>
              <w:t>No back up launch capability for low inclination orbits</w:t>
            </w:r>
          </w:p>
          <w:p w14:paraId="52FA2E5B" w14:textId="6858900E" w:rsidR="00C27CE4" w:rsidRPr="004A2375" w:rsidRDefault="00C27CE4">
            <w:pPr>
              <w:spacing w:after="40" w:line="230" w:lineRule="auto"/>
              <w:rPr>
                <w:lang w:val="en-US"/>
              </w:rPr>
            </w:pPr>
            <w:r w:rsidRPr="007B237D">
              <w:rPr>
                <w:sz w:val="18"/>
                <w:szCs w:val="18"/>
                <w:lang w:val="en-US"/>
              </w:rPr>
              <w:t>-</w:t>
            </w:r>
            <w:r w:rsidR="007B237D">
              <w:rPr>
                <w:sz w:val="18"/>
                <w:szCs w:val="18"/>
                <w:lang w:val="en-US"/>
              </w:rPr>
              <w:t xml:space="preserve"> </w:t>
            </w:r>
            <w:r w:rsidRPr="007B237D">
              <w:rPr>
                <w:sz w:val="18"/>
                <w:szCs w:val="18"/>
                <w:lang w:val="en-US"/>
              </w:rPr>
              <w:t>European launch sites characterized by unfavorable meteo conditions</w:t>
            </w:r>
          </w:p>
        </w:tc>
      </w:tr>
      <w:tr w:rsidR="00560B92" w:rsidRPr="009B49D5" w14:paraId="52FA2E67" w14:textId="77777777">
        <w:tc>
          <w:tcPr>
            <w:tcW w:w="4800" w:type="dxa"/>
            <w:tcMar>
              <w:top w:w="60" w:type="dxa"/>
              <w:left w:w="90" w:type="dxa"/>
              <w:bottom w:w="60" w:type="dxa"/>
              <w:right w:w="90" w:type="dxa"/>
            </w:tcMar>
          </w:tcPr>
          <w:p w14:paraId="52FA2E5D" w14:textId="77777777" w:rsidR="00560B92" w:rsidRPr="004A2375" w:rsidRDefault="006C69D3">
            <w:pPr>
              <w:spacing w:after="40" w:line="230" w:lineRule="auto"/>
              <w:rPr>
                <w:lang w:val="en-US"/>
              </w:rPr>
            </w:pPr>
            <w:r w:rsidRPr="004A2375">
              <w:rPr>
                <w:b/>
                <w:bCs/>
                <w:sz w:val="18"/>
                <w:szCs w:val="18"/>
                <w:lang w:val="en-US"/>
              </w:rPr>
              <w:t>Opportunities</w:t>
            </w:r>
          </w:p>
          <w:p w14:paraId="52FA2E5E" w14:textId="77777777" w:rsidR="00560B92" w:rsidRPr="004A2375" w:rsidRDefault="006C69D3">
            <w:pPr>
              <w:spacing w:after="40" w:line="230" w:lineRule="auto"/>
              <w:rPr>
                <w:lang w:val="en-US"/>
              </w:rPr>
            </w:pPr>
            <w:r w:rsidRPr="004A2375">
              <w:rPr>
                <w:sz w:val="18"/>
                <w:szCs w:val="18"/>
                <w:lang w:val="en-US"/>
              </w:rPr>
              <w:t>– EU-level coordinator (ESA/EUSPA) as network orchestrator</w:t>
            </w:r>
          </w:p>
          <w:p w14:paraId="52FA2E5F" w14:textId="77777777" w:rsidR="00560B92" w:rsidRPr="004A2375" w:rsidRDefault="006C69D3">
            <w:pPr>
              <w:spacing w:after="40" w:line="230" w:lineRule="auto"/>
              <w:rPr>
                <w:lang w:val="en-US"/>
              </w:rPr>
            </w:pPr>
            <w:r w:rsidRPr="004A2375">
              <w:rPr>
                <w:sz w:val="18"/>
                <w:szCs w:val="18"/>
                <w:lang w:val="en-US"/>
              </w:rPr>
              <w:t>– Civil-military integration and pooled MFF funding</w:t>
            </w:r>
          </w:p>
          <w:p w14:paraId="52FA2E60" w14:textId="77777777" w:rsidR="00560B92" w:rsidRPr="004A2375" w:rsidRDefault="006C69D3">
            <w:pPr>
              <w:spacing w:after="40" w:line="230" w:lineRule="auto"/>
              <w:rPr>
                <w:lang w:val="en-US"/>
              </w:rPr>
            </w:pPr>
            <w:r w:rsidRPr="004A2375">
              <w:rPr>
                <w:sz w:val="18"/>
                <w:szCs w:val="18"/>
                <w:lang w:val="en-US"/>
              </w:rPr>
              <w:t>– Turns emerging sites into strategic redundancy assets</w:t>
            </w:r>
          </w:p>
          <w:p w14:paraId="52FA2E61" w14:textId="77777777" w:rsidR="00560B92" w:rsidRPr="004A2375" w:rsidRDefault="006C69D3">
            <w:pPr>
              <w:spacing w:after="40" w:line="230" w:lineRule="auto"/>
              <w:rPr>
                <w:lang w:val="en-US"/>
              </w:rPr>
            </w:pPr>
            <w:r w:rsidRPr="004A2375">
              <w:rPr>
                <w:sz w:val="18"/>
                <w:szCs w:val="18"/>
                <w:lang w:val="en-US"/>
              </w:rPr>
              <w:t>– Common transport-container and range standards</w:t>
            </w:r>
          </w:p>
        </w:tc>
        <w:tc>
          <w:tcPr>
            <w:tcW w:w="4800" w:type="dxa"/>
            <w:tcMar>
              <w:top w:w="60" w:type="dxa"/>
              <w:left w:w="90" w:type="dxa"/>
              <w:bottom w:w="60" w:type="dxa"/>
              <w:right w:w="90" w:type="dxa"/>
            </w:tcMar>
          </w:tcPr>
          <w:p w14:paraId="52FA2E62" w14:textId="77777777" w:rsidR="00560B92" w:rsidRPr="004A2375" w:rsidRDefault="006C69D3">
            <w:pPr>
              <w:spacing w:after="40" w:line="230" w:lineRule="auto"/>
              <w:rPr>
                <w:lang w:val="en-US"/>
              </w:rPr>
            </w:pPr>
            <w:r w:rsidRPr="004A2375">
              <w:rPr>
                <w:b/>
                <w:bCs/>
                <w:sz w:val="18"/>
                <w:szCs w:val="18"/>
                <w:lang w:val="en-US"/>
              </w:rPr>
              <w:t>Threats</w:t>
            </w:r>
          </w:p>
          <w:p w14:paraId="52FA2E63" w14:textId="77777777" w:rsidR="00560B92" w:rsidRPr="004A2375" w:rsidRDefault="006C69D3">
            <w:pPr>
              <w:spacing w:after="40" w:line="230" w:lineRule="auto"/>
              <w:rPr>
                <w:lang w:val="en-US"/>
              </w:rPr>
            </w:pPr>
            <w:r w:rsidRPr="004A2375">
              <w:rPr>
                <w:sz w:val="18"/>
                <w:szCs w:val="18"/>
                <w:lang w:val="en-US"/>
              </w:rPr>
              <w:t>– Coordination failure among Member States with divergent interests</w:t>
            </w:r>
          </w:p>
          <w:p w14:paraId="52FA2E64" w14:textId="77777777" w:rsidR="00560B92" w:rsidRPr="004A2375" w:rsidRDefault="006C69D3">
            <w:pPr>
              <w:spacing w:after="40" w:line="230" w:lineRule="auto"/>
              <w:rPr>
                <w:lang w:val="en-US"/>
              </w:rPr>
            </w:pPr>
            <w:r w:rsidRPr="004A2375">
              <w:rPr>
                <w:sz w:val="18"/>
                <w:szCs w:val="18"/>
                <w:lang w:val="en-US"/>
              </w:rPr>
              <w:t>– Funding fragmentation across sites (F14)</w:t>
            </w:r>
          </w:p>
          <w:p w14:paraId="52FA2E65" w14:textId="77777777" w:rsidR="00560B92" w:rsidRPr="004A2375" w:rsidRDefault="006C69D3">
            <w:pPr>
              <w:spacing w:after="40" w:line="230" w:lineRule="auto"/>
              <w:rPr>
                <w:lang w:val="en-US"/>
              </w:rPr>
            </w:pPr>
            <w:r w:rsidRPr="004A2375">
              <w:rPr>
                <w:sz w:val="18"/>
                <w:szCs w:val="18"/>
                <w:lang w:val="en-US"/>
              </w:rPr>
              <w:t>– Slippage of a node (e.g. Malbusca) — mitigated by network design</w:t>
            </w:r>
          </w:p>
          <w:p w14:paraId="52FA2E66" w14:textId="77777777" w:rsidR="00560B92" w:rsidRPr="004A2375" w:rsidRDefault="006C69D3">
            <w:pPr>
              <w:spacing w:after="40" w:line="230" w:lineRule="auto"/>
              <w:rPr>
                <w:lang w:val="en-US"/>
              </w:rPr>
            </w:pPr>
            <w:r w:rsidRPr="004A2375">
              <w:rPr>
                <w:sz w:val="18"/>
                <w:szCs w:val="18"/>
                <w:lang w:val="en-US"/>
              </w:rPr>
              <w:t>– Persisting non-EU dependencies at the hardware layer</w:t>
            </w:r>
          </w:p>
        </w:tc>
      </w:tr>
    </w:tbl>
    <w:p w14:paraId="52FA2E68" w14:textId="77777777" w:rsidR="00560B92" w:rsidRPr="004A2375" w:rsidRDefault="006C69D3">
      <w:pPr>
        <w:pStyle w:val="Heading2"/>
        <w:rPr>
          <w:lang w:val="en-US"/>
        </w:rPr>
      </w:pPr>
      <w:r w:rsidRPr="004A2375">
        <w:rPr>
          <w:lang w:val="en-US"/>
        </w:rPr>
        <w:t>5.5 Scenario 3 — Commercial Breakthrough &amp; Private Platforms</w:t>
      </w:r>
    </w:p>
    <w:p w14:paraId="52FA2E69" w14:textId="77777777" w:rsidR="00560B92" w:rsidRPr="004A2375" w:rsidRDefault="006C69D3">
      <w:pPr>
        <w:pStyle w:val="Heading3"/>
        <w:rPr>
          <w:lang w:val="en-US"/>
        </w:rPr>
      </w:pPr>
      <w:r w:rsidRPr="004A2375">
        <w:rPr>
          <w:lang w:val="en-US"/>
        </w:rPr>
        <w:t>Doctrine and main idea</w:t>
      </w:r>
    </w:p>
    <w:p w14:paraId="52FA2E6A" w14:textId="259EE0D8" w:rsidR="00560B92" w:rsidRPr="004A2375" w:rsidRDefault="006C69D3">
      <w:pPr>
        <w:spacing w:line="264" w:lineRule="auto"/>
        <w:rPr>
          <w:lang w:val="en-US"/>
        </w:rPr>
      </w:pPr>
      <w:r w:rsidRPr="004A2375">
        <w:rPr>
          <w:b/>
          <w:bCs/>
          <w:lang w:val="en-US"/>
        </w:rPr>
        <w:lastRenderedPageBreak/>
        <w:t>Doctrine</w:t>
      </w:r>
      <w:r w:rsidR="003D4A30">
        <w:rPr>
          <w:b/>
          <w:bCs/>
          <w:lang w:val="en-US"/>
        </w:rPr>
        <w:t xml:space="preserve"> -</w:t>
      </w:r>
      <w:r w:rsidRPr="004A2375">
        <w:rPr>
          <w:b/>
          <w:bCs/>
          <w:lang w:val="en-US"/>
        </w:rPr>
        <w:t xml:space="preserve"> market leads</w:t>
      </w:r>
      <w:r w:rsidR="003D4A30">
        <w:rPr>
          <w:b/>
          <w:bCs/>
          <w:lang w:val="en-US"/>
        </w:rPr>
        <w:t>:</w:t>
      </w:r>
      <w:r w:rsidRPr="004A2375">
        <w:rPr>
          <w:b/>
          <w:bCs/>
          <w:lang w:val="en-US"/>
        </w:rPr>
        <w:t xml:space="preserve"> </w:t>
      </w:r>
      <w:r w:rsidRPr="004A2375">
        <w:rPr>
          <w:lang w:val="en-US"/>
        </w:rPr>
        <w:t xml:space="preserve">Private launchers and spaceports drive the expansion; Europe’s public role is mainly </w:t>
      </w:r>
      <w:r w:rsidRPr="004A2375">
        <w:rPr>
          <w:b/>
          <w:bCs/>
          <w:lang w:val="en-US"/>
        </w:rPr>
        <w:t>anchor demand, regulation and enabling infrastructure</w:t>
      </w:r>
      <w:r w:rsidRPr="004A2375">
        <w:rPr>
          <w:lang w:val="en-US"/>
        </w:rPr>
        <w:t>. Market winners scale through dedicated pads, proprietary test capacity and commercial TT&amp;C. The heavy launcher role continues at CSG but declines in relative importance as reusable microlaunchers scale across multiple sites. The defining move is deliberate public restraint: the state anchors and regulates rather than owning and subsidising.</w:t>
      </w:r>
    </w:p>
    <w:p w14:paraId="52FA2E6B" w14:textId="77777777" w:rsidR="00560B92" w:rsidRDefault="006C69D3">
      <w:pPr>
        <w:pStyle w:val="Heading3"/>
      </w:pPr>
      <w:r>
        <w:t>Political vs technical drivers</w:t>
      </w:r>
    </w:p>
    <w:p w14:paraId="52FA2E6D" w14:textId="03AF094D" w:rsidR="00560B92" w:rsidRPr="004A2375" w:rsidRDefault="006C69D3">
      <w:pPr>
        <w:pStyle w:val="ListParagraph"/>
        <w:numPr>
          <w:ilvl w:val="0"/>
          <w:numId w:val="2"/>
        </w:numPr>
        <w:spacing w:after="80" w:line="264" w:lineRule="auto"/>
        <w:rPr>
          <w:lang w:val="en-US"/>
        </w:rPr>
      </w:pPr>
      <w:r w:rsidRPr="004A2375">
        <w:rPr>
          <w:b/>
          <w:bCs/>
          <w:lang w:val="en-US"/>
        </w:rPr>
        <w:t xml:space="preserve">Political — </w:t>
      </w:r>
      <w:r w:rsidR="00F51719">
        <w:rPr>
          <w:b/>
          <w:bCs/>
          <w:lang w:val="en-US"/>
        </w:rPr>
        <w:t>M</w:t>
      </w:r>
      <w:r w:rsidRPr="004A2375">
        <w:rPr>
          <w:b/>
          <w:bCs/>
          <w:lang w:val="en-US"/>
        </w:rPr>
        <w:t>edium</w:t>
      </w:r>
      <w:r w:rsidR="003D4A30">
        <w:rPr>
          <w:b/>
          <w:bCs/>
          <w:lang w:val="en-US"/>
        </w:rPr>
        <w:t>:</w:t>
      </w:r>
      <w:r w:rsidRPr="004A2375">
        <w:rPr>
          <w:b/>
          <w:bCs/>
          <w:lang w:val="en-US"/>
        </w:rPr>
        <w:t xml:space="preserve"> </w:t>
      </w:r>
      <w:r w:rsidRPr="004A2375">
        <w:rPr>
          <w:lang w:val="en-US"/>
        </w:rPr>
        <w:t xml:space="preserve">Politically attractive because public CAPEX is lower and it fits commercial-friendly narratives, but it requires </w:t>
      </w:r>
      <w:r w:rsidRPr="004A2375">
        <w:rPr>
          <w:i/>
          <w:iCs/>
          <w:lang w:val="en-US"/>
        </w:rPr>
        <w:t>deliberate</w:t>
      </w:r>
      <w:r w:rsidRPr="004A2375">
        <w:rPr>
          <w:lang w:val="en-US"/>
        </w:rPr>
        <w:t xml:space="preserve"> political restraint — no over-subsidy of immature launcher-specific infrastructure (F14). The political choice here is a posture (anchor vs subsidise), not a large programme.</w:t>
      </w:r>
    </w:p>
    <w:p w14:paraId="52FA2E6E" w14:textId="61918180" w:rsidR="00560B92" w:rsidRDefault="006C69D3">
      <w:pPr>
        <w:pStyle w:val="ListParagraph"/>
        <w:numPr>
          <w:ilvl w:val="0"/>
          <w:numId w:val="2"/>
        </w:numPr>
        <w:spacing w:after="80" w:line="264" w:lineRule="auto"/>
      </w:pPr>
      <w:r w:rsidRPr="004A2375">
        <w:rPr>
          <w:b/>
          <w:bCs/>
          <w:lang w:val="en-US"/>
        </w:rPr>
        <w:t xml:space="preserve">Technical — </w:t>
      </w:r>
      <w:r w:rsidR="00F51719">
        <w:rPr>
          <w:b/>
          <w:bCs/>
          <w:lang w:val="en-US"/>
        </w:rPr>
        <w:t>High</w:t>
      </w:r>
      <w:r w:rsidR="003D4A30">
        <w:rPr>
          <w:b/>
          <w:bCs/>
          <w:lang w:val="en-US"/>
        </w:rPr>
        <w:t xml:space="preserve">: </w:t>
      </w:r>
      <w:r w:rsidRPr="004A2375">
        <w:rPr>
          <w:lang w:val="en-US"/>
        </w:rPr>
        <w:t xml:space="preserve">The scenario is entirely conditioned by private launcher maturity — Isar Spectrum, RFA ONE, MaiaSpace Maia, PLD Miura 5, Firefly Alpha at Esrange, HyImpulse SL1, Skyrora XL, Latitude Zephyr, Orbex Prime. Growth is technically gated: it happens only as these vehicles reach orbital maturity (the private-demonstration route to B4). </w:t>
      </w:r>
      <w:r>
        <w:t>The binding variable is technical, not political.</w:t>
      </w:r>
    </w:p>
    <w:p w14:paraId="52FA2E6F" w14:textId="77777777" w:rsidR="00560B92" w:rsidRDefault="006C69D3">
      <w:pPr>
        <w:pStyle w:val="Heading3"/>
      </w:pPr>
      <w:r>
        <w:t>Concrete infrastructure chain (all types)</w:t>
      </w:r>
    </w:p>
    <w:p w14:paraId="52FA2E70" w14:textId="6C0FF382" w:rsidR="00560B92" w:rsidRPr="004A2375" w:rsidRDefault="006C69D3">
      <w:pPr>
        <w:spacing w:line="264" w:lineRule="auto"/>
        <w:rPr>
          <w:lang w:val="en-US"/>
        </w:rPr>
      </w:pPr>
      <w:r w:rsidRPr="004A2375">
        <w:rPr>
          <w:b/>
          <w:bCs/>
          <w:lang w:val="en-US"/>
        </w:rPr>
        <w:t>Launch</w:t>
      </w:r>
      <w:r w:rsidR="003D4A30">
        <w:rPr>
          <w:b/>
          <w:bCs/>
          <w:lang w:val="en-US"/>
        </w:rPr>
        <w:t xml:space="preserve">: </w:t>
      </w:r>
      <w:r w:rsidRPr="004A2375">
        <w:rPr>
          <w:lang w:val="en-US"/>
        </w:rPr>
        <w:t xml:space="preserve">Andøya/Spectrum, SaxaVord/RFA, Esrange/Firefly and CSG ELM-Diamant/PLD become the main </w:t>
      </w:r>
      <w:r w:rsidRPr="004A2375">
        <w:rPr>
          <w:b/>
          <w:bCs/>
          <w:lang w:val="en-US"/>
        </w:rPr>
        <w:t>growth assets</w:t>
      </w:r>
      <w:r w:rsidRPr="004A2375">
        <w:rPr>
          <w:lang w:val="en-US"/>
        </w:rPr>
        <w:t>; CSG Ariane 6/Vega-C remains institutional but is not the commercial growth engine. Malbusca becomes a commercial mid-Atlantic node on its first successful orbital launch (using Innospace and SpaceForest anchor contracts as the maturity trigger). Private demonstration is the route to B4, and geography diversifies — but the heavy/low-inclination role stays institutional and CSG-only (B1 only partly eased).</w:t>
      </w:r>
    </w:p>
    <w:p w14:paraId="52FA2E71" w14:textId="3AFDA31C" w:rsidR="00560B92" w:rsidRPr="004A2375" w:rsidRDefault="006C69D3">
      <w:pPr>
        <w:spacing w:line="264" w:lineRule="auto"/>
        <w:rPr>
          <w:lang w:val="en-US"/>
        </w:rPr>
      </w:pPr>
      <w:r w:rsidRPr="004A2375">
        <w:rPr>
          <w:b/>
          <w:bCs/>
          <w:lang w:val="en-US"/>
        </w:rPr>
        <w:t>Payload integration and preparation</w:t>
      </w:r>
      <w:r w:rsidR="003D4A30">
        <w:rPr>
          <w:b/>
          <w:bCs/>
          <w:lang w:val="en-US"/>
        </w:rPr>
        <w:t xml:space="preserve">: </w:t>
      </w:r>
      <w:r w:rsidRPr="004A2375">
        <w:rPr>
          <w:lang w:val="en-US"/>
        </w:rPr>
        <w:t xml:space="preserve">Operators increasingly build or control their </w:t>
      </w:r>
      <w:r w:rsidRPr="004A2375">
        <w:rPr>
          <w:b/>
          <w:bCs/>
          <w:lang w:val="en-US"/>
        </w:rPr>
        <w:t>own payload-processing and integration flows</w:t>
      </w:r>
      <w:r w:rsidRPr="004A2375">
        <w:rPr>
          <w:lang w:val="en-US"/>
        </w:rPr>
        <w:t xml:space="preserve"> to avoid shared-facility bottlenecks; CSG EPCU remains essential for institutional and larger campaigns. This reduces shared-facility contention but fragments standards.</w:t>
      </w:r>
    </w:p>
    <w:p w14:paraId="52FA2E72" w14:textId="2F673DC4" w:rsidR="00560B92" w:rsidRPr="004A2375" w:rsidRDefault="006C69D3">
      <w:pPr>
        <w:spacing w:line="264" w:lineRule="auto"/>
        <w:rPr>
          <w:lang w:val="en-US"/>
        </w:rPr>
      </w:pPr>
      <w:r w:rsidRPr="004A2375">
        <w:rPr>
          <w:b/>
          <w:bCs/>
          <w:lang w:val="en-US"/>
        </w:rPr>
        <w:t>Testing</w:t>
      </w:r>
      <w:r w:rsidR="003D4A30">
        <w:rPr>
          <w:b/>
          <w:bCs/>
          <w:lang w:val="en-US"/>
        </w:rPr>
        <w:t>:</w:t>
      </w:r>
      <w:r w:rsidRPr="004A2375">
        <w:rPr>
          <w:b/>
          <w:bCs/>
          <w:lang w:val="en-US"/>
        </w:rPr>
        <w:t xml:space="preserve"> </w:t>
      </w:r>
      <w:r w:rsidRPr="004A2375">
        <w:rPr>
          <w:lang w:val="en-US"/>
        </w:rPr>
        <w:t xml:space="preserve">Proprietary test capacity becomes a </w:t>
      </w:r>
      <w:r w:rsidRPr="004A2375">
        <w:rPr>
          <w:b/>
          <w:bCs/>
          <w:lang w:val="en-US"/>
        </w:rPr>
        <w:t>competitive differentiator</w:t>
      </w:r>
      <w:r w:rsidRPr="004A2375">
        <w:rPr>
          <w:lang w:val="en-US"/>
        </w:rPr>
        <w:t xml:space="preserve"> (PLD Teruel, RFA Augsburg/Kiruna, Avio SPTF, Isar/Spectrum engine testing), reducing dependence on central public facilities. But </w:t>
      </w:r>
      <w:r w:rsidRPr="004A2375">
        <w:rPr>
          <w:b/>
          <w:bCs/>
          <w:lang w:val="en-US"/>
        </w:rPr>
        <w:t>DLR P5.2/P4 remains a strategic bottleneck</w:t>
      </w:r>
      <w:r w:rsidRPr="004A2375">
        <w:rPr>
          <w:lang w:val="en-US"/>
        </w:rPr>
        <w:t xml:space="preserve"> for upper-stage/cryogenic work (B12 / C2) — commercial actors cannot substitute it, as DLR itself acknowledged the scheduling constraint. This is the central S3 tension: the market resolves much, but not the public-only cryogenic monopoly.</w:t>
      </w:r>
    </w:p>
    <w:p w14:paraId="52FA2E73" w14:textId="26B964D1" w:rsidR="00560B92" w:rsidRPr="004A2375" w:rsidRDefault="006C69D3">
      <w:pPr>
        <w:spacing w:line="264" w:lineRule="auto"/>
        <w:rPr>
          <w:lang w:val="en-US"/>
        </w:rPr>
      </w:pPr>
      <w:r w:rsidRPr="004A2375">
        <w:rPr>
          <w:b/>
          <w:bCs/>
          <w:lang w:val="en-US"/>
        </w:rPr>
        <w:t>Manufacturing</w:t>
      </w:r>
      <w:r w:rsidR="003D4A30">
        <w:rPr>
          <w:b/>
          <w:bCs/>
          <w:lang w:val="en-US"/>
        </w:rPr>
        <w:t>:</w:t>
      </w:r>
      <w:r w:rsidRPr="004A2375">
        <w:rPr>
          <w:b/>
          <w:bCs/>
          <w:lang w:val="en-US"/>
        </w:rPr>
        <w:t xml:space="preserve"> </w:t>
      </w:r>
      <w:r w:rsidRPr="004A2375">
        <w:rPr>
          <w:lang w:val="en-US"/>
        </w:rPr>
        <w:t xml:space="preserve">Manufacturing follows launcher firms (PLD Elche/CSG, RFA Augsburg/Shetland, Isar Ottobrunn/Norway, Avio Colleferro/CSG, MaiaSpace Vernon/CSG, Firefly Esrange, HyImpulse SaxaVord, Orbex Forres subject to insolvency resolution). Public institutions </w:t>
      </w:r>
      <w:r w:rsidRPr="004A2375">
        <w:rPr>
          <w:b/>
          <w:bCs/>
          <w:lang w:val="en-US"/>
        </w:rPr>
        <w:t>avoid over-subsidising immature launcher-specific infrastructure</w:t>
      </w:r>
      <w:r w:rsidRPr="004A2375">
        <w:rPr>
          <w:lang w:val="en-US"/>
        </w:rPr>
        <w:t xml:space="preserve"> (SWOT weakness on market distortion, F14); ArianeGroup Les Mureaux/Bremen and MT Aerospace Augsburg continue institutional-anchored. Non-EU input dependencies (A1, A2, A11, A12) risk deepening if firms optimise cost via non-EU sourcing.</w:t>
      </w:r>
    </w:p>
    <w:p w14:paraId="52FA2E74" w14:textId="315D6CE2" w:rsidR="00560B92" w:rsidRPr="004A2375" w:rsidRDefault="006C69D3">
      <w:pPr>
        <w:spacing w:line="264" w:lineRule="auto"/>
        <w:rPr>
          <w:lang w:val="en-US"/>
        </w:rPr>
      </w:pPr>
      <w:r w:rsidRPr="004A2375">
        <w:rPr>
          <w:b/>
          <w:bCs/>
          <w:lang w:val="en-US"/>
        </w:rPr>
        <w:t>TT&amp;C, range &amp; safety</w:t>
      </w:r>
      <w:r w:rsidR="003D4A30">
        <w:rPr>
          <w:b/>
          <w:bCs/>
          <w:lang w:val="en-US"/>
        </w:rPr>
        <w:t>:</w:t>
      </w:r>
      <w:r w:rsidRPr="004A2375">
        <w:rPr>
          <w:b/>
          <w:bCs/>
          <w:lang w:val="en-US"/>
        </w:rPr>
        <w:t xml:space="preserve"> </w:t>
      </w:r>
      <w:r w:rsidRPr="004A2375">
        <w:rPr>
          <w:lang w:val="en-US"/>
        </w:rPr>
        <w:t xml:space="preserve">Commercial ground networks (SSC’s global network — Inuvik, Punta Arenas, Santiago, Siracha; Goonhilly for deep space) and spaceport-specific range systems (Baltasound under CAA licence, Andøya AFTS, SaxaVord Range Control). </w:t>
      </w:r>
      <w:r w:rsidRPr="004A2375">
        <w:rPr>
          <w:b/>
          <w:bCs/>
          <w:lang w:val="en-US"/>
        </w:rPr>
        <w:t>No dedicated EU launch ground network</w:t>
      </w:r>
      <w:r w:rsidRPr="004A2375">
        <w:rPr>
          <w:lang w:val="en-US"/>
        </w:rPr>
        <w:t xml:space="preserve"> is created if commercial networks provide adequate reach — leaving B5 unresolved and deepening reliance on non-EU-hosted commercial capacity (A4, A9).</w:t>
      </w:r>
    </w:p>
    <w:p w14:paraId="52FA2E75" w14:textId="6826F477" w:rsidR="00560B92" w:rsidRPr="004A2375" w:rsidRDefault="006C69D3">
      <w:pPr>
        <w:spacing w:line="264" w:lineRule="auto"/>
        <w:rPr>
          <w:lang w:val="en-US"/>
        </w:rPr>
      </w:pPr>
      <w:r w:rsidRPr="004A2375">
        <w:rPr>
          <w:b/>
          <w:bCs/>
          <w:lang w:val="en-US"/>
        </w:rPr>
        <w:t>Operations</w:t>
      </w:r>
      <w:r w:rsidR="003D4A30">
        <w:rPr>
          <w:b/>
          <w:bCs/>
          <w:lang w:val="en-US"/>
        </w:rPr>
        <w:t>:</w:t>
      </w:r>
      <w:r w:rsidRPr="004A2375">
        <w:rPr>
          <w:b/>
          <w:bCs/>
          <w:lang w:val="en-US"/>
        </w:rPr>
        <w:t xml:space="preserve"> </w:t>
      </w:r>
      <w:r w:rsidRPr="004A2375">
        <w:rPr>
          <w:lang w:val="en-US"/>
        </w:rPr>
        <w:t>Jupiter, ESOC and Galileo/GSMC remain Level 1 for institutional missions; commercial operators run their own launch control from spaceport mission rooms, with Polaris ACC and SaxaVord Range Control under contract to them. Operational practices become more heterogeneous (H8).</w:t>
      </w:r>
    </w:p>
    <w:p w14:paraId="52FA2E76" w14:textId="397D5551" w:rsidR="00560B92" w:rsidRPr="004A2375" w:rsidRDefault="006C69D3">
      <w:pPr>
        <w:spacing w:line="264" w:lineRule="auto"/>
        <w:rPr>
          <w:lang w:val="en-US"/>
        </w:rPr>
      </w:pPr>
      <w:r w:rsidRPr="004A2375">
        <w:rPr>
          <w:b/>
          <w:bCs/>
          <w:lang w:val="en-US"/>
        </w:rPr>
        <w:t>Transportation</w:t>
      </w:r>
      <w:r w:rsidR="003D4A30">
        <w:rPr>
          <w:b/>
          <w:bCs/>
          <w:lang w:val="en-US"/>
        </w:rPr>
        <w:t>:</w:t>
      </w:r>
      <w:r w:rsidRPr="004A2375">
        <w:rPr>
          <w:b/>
          <w:bCs/>
          <w:lang w:val="en-US"/>
        </w:rPr>
        <w:t xml:space="preserve"> </w:t>
      </w:r>
      <w:r w:rsidRPr="004A2375">
        <w:rPr>
          <w:lang w:val="en-US"/>
        </w:rPr>
        <w:t xml:space="preserve">Logistics are </w:t>
      </w:r>
      <w:r w:rsidRPr="004A2375">
        <w:rPr>
          <w:b/>
          <w:bCs/>
          <w:lang w:val="en-US"/>
        </w:rPr>
        <w:t>operator-specific and business-case driven</w:t>
      </w:r>
      <w:r w:rsidRPr="004A2375">
        <w:rPr>
          <w:lang w:val="en-US"/>
        </w:rPr>
        <w:t xml:space="preserve"> — island/remote sites secure gases, liquids, propellant and consumables via national/private arrangements (SaxaVord water-tank delivery via Ocean Kinetics from Aberdeen as precedent). CSG still depends on Canopée/Pariacabo for Ariane 6 (D1, D2 unchanged for the institutional chain).</w:t>
      </w:r>
    </w:p>
    <w:p w14:paraId="52FA2E77" w14:textId="183EE755" w:rsidR="00560B92" w:rsidRPr="004A2375" w:rsidRDefault="006C69D3">
      <w:pPr>
        <w:spacing w:line="264" w:lineRule="auto"/>
        <w:rPr>
          <w:lang w:val="en-US"/>
        </w:rPr>
      </w:pPr>
      <w:r w:rsidRPr="004A2375">
        <w:rPr>
          <w:b/>
          <w:bCs/>
          <w:lang w:val="en-US"/>
        </w:rPr>
        <w:t>SSA &amp; space weather</w:t>
      </w:r>
      <w:r w:rsidR="003D4A30">
        <w:rPr>
          <w:b/>
          <w:bCs/>
          <w:lang w:val="en-US"/>
        </w:rPr>
        <w:t>:</w:t>
      </w:r>
      <w:r w:rsidRPr="004A2375">
        <w:rPr>
          <w:b/>
          <w:bCs/>
          <w:lang w:val="en-US"/>
        </w:rPr>
        <w:t xml:space="preserve"> </w:t>
      </w:r>
      <w:r w:rsidRPr="004A2375">
        <w:rPr>
          <w:lang w:val="en-US"/>
        </w:rPr>
        <w:t xml:space="preserve">EU SST and the ESA Space Weather Office continue as </w:t>
      </w:r>
      <w:r w:rsidRPr="004A2375">
        <w:rPr>
          <w:b/>
          <w:bCs/>
          <w:lang w:val="en-US"/>
        </w:rPr>
        <w:t>public services benefiting commercial operators</w:t>
      </w:r>
      <w:r w:rsidRPr="004A2375">
        <w:rPr>
          <w:lang w:val="en-US"/>
        </w:rPr>
        <w:t>; GRAVES and GSSAC remain national assets; FMI, MOSWOC and IRF continue in the ISES/ESA network. No consolidation of the EU SSA network (B9).</w:t>
      </w:r>
    </w:p>
    <w:p w14:paraId="52FA2E78" w14:textId="77777777" w:rsidR="00560B92" w:rsidRPr="004A2375" w:rsidRDefault="006C69D3">
      <w:pPr>
        <w:pStyle w:val="Heading3"/>
        <w:rPr>
          <w:lang w:val="en-US"/>
        </w:rPr>
      </w:pPr>
      <w:r w:rsidRPr="004A2375">
        <w:rPr>
          <w:lang w:val="en-US"/>
        </w:rPr>
        <w:lastRenderedPageBreak/>
        <w:t>Bottlenecks and gaps addressed</w:t>
      </w:r>
    </w:p>
    <w:p w14:paraId="52FA2E79" w14:textId="77777777" w:rsidR="00560B92" w:rsidRPr="004A2375" w:rsidRDefault="006C69D3">
      <w:pPr>
        <w:spacing w:before="160" w:after="80"/>
        <w:rPr>
          <w:lang w:val="en-US"/>
        </w:rPr>
      </w:pPr>
      <w:r w:rsidRPr="004A2375">
        <w:rPr>
          <w:b/>
          <w:bCs/>
          <w:color w:val="1F3864"/>
          <w:sz w:val="18"/>
          <w:szCs w:val="18"/>
          <w:lang w:val="en-US"/>
        </w:rPr>
        <w:t>Table 5.6 – Scenario 3: status of key bottlenecks and gaps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560B92" w:rsidRPr="009B49D5" w14:paraId="52FA2E7D" w14:textId="77777777">
        <w:trPr>
          <w:tblHeader/>
        </w:trPr>
        <w:tc>
          <w:tcPr>
            <w:tcW w:w="2550" w:type="dxa"/>
            <w:shd w:val="clear" w:color="auto" w:fill="1F3864"/>
            <w:tcMar>
              <w:top w:w="60" w:type="dxa"/>
              <w:left w:w="90" w:type="dxa"/>
              <w:bottom w:w="60" w:type="dxa"/>
              <w:right w:w="90" w:type="dxa"/>
            </w:tcMar>
            <w:vAlign w:val="center"/>
          </w:tcPr>
          <w:p w14:paraId="52FA2E7A" w14:textId="0E9762F4" w:rsidR="00560B92" w:rsidRDefault="00E945BD">
            <w:pPr>
              <w:spacing w:after="0"/>
            </w:pPr>
            <w:r>
              <w:rPr>
                <w:b/>
                <w:bCs/>
                <w:color w:val="FFFFFF"/>
                <w:sz w:val="18"/>
                <w:szCs w:val="18"/>
              </w:rPr>
              <w:t>Task 2.3 item (ID + short)</w:t>
            </w:r>
          </w:p>
        </w:tc>
        <w:tc>
          <w:tcPr>
            <w:tcW w:w="1250" w:type="dxa"/>
            <w:shd w:val="clear" w:color="auto" w:fill="1F3864"/>
            <w:tcMar>
              <w:top w:w="60" w:type="dxa"/>
              <w:left w:w="90" w:type="dxa"/>
              <w:bottom w:w="60" w:type="dxa"/>
              <w:right w:w="90" w:type="dxa"/>
            </w:tcMar>
            <w:vAlign w:val="center"/>
          </w:tcPr>
          <w:p w14:paraId="52FA2E7B" w14:textId="77777777" w:rsidR="00560B92" w:rsidRDefault="006C69D3">
            <w:pPr>
              <w:spacing w:after="0"/>
            </w:pPr>
            <w:r>
              <w:rPr>
                <w:b/>
                <w:bCs/>
                <w:color w:val="FFFFFF"/>
                <w:sz w:val="18"/>
                <w:szCs w:val="18"/>
              </w:rPr>
              <w:t>Status</w:t>
            </w:r>
          </w:p>
        </w:tc>
        <w:tc>
          <w:tcPr>
            <w:tcW w:w="5800" w:type="dxa"/>
            <w:shd w:val="clear" w:color="auto" w:fill="1F3864"/>
            <w:tcMar>
              <w:top w:w="60" w:type="dxa"/>
              <w:left w:w="90" w:type="dxa"/>
              <w:bottom w:w="60" w:type="dxa"/>
              <w:right w:w="90" w:type="dxa"/>
            </w:tcMar>
            <w:vAlign w:val="center"/>
          </w:tcPr>
          <w:p w14:paraId="52FA2E7C" w14:textId="77777777" w:rsidR="00560B92" w:rsidRPr="004A2375" w:rsidRDefault="006C69D3">
            <w:pPr>
              <w:spacing w:after="0"/>
              <w:rPr>
                <w:lang w:val="en-US"/>
              </w:rPr>
            </w:pPr>
            <w:r w:rsidRPr="004A2375">
              <w:rPr>
                <w:b/>
                <w:bCs/>
                <w:color w:val="FFFFFF"/>
                <w:sz w:val="18"/>
                <w:szCs w:val="18"/>
                <w:lang w:val="en-US"/>
              </w:rPr>
              <w:t>How it plays out under this scenario</w:t>
            </w:r>
          </w:p>
        </w:tc>
      </w:tr>
      <w:tr w:rsidR="00560B92" w:rsidRPr="009B49D5" w14:paraId="52FA2E81" w14:textId="77777777">
        <w:tc>
          <w:tcPr>
            <w:tcW w:w="2550" w:type="dxa"/>
            <w:tcMar>
              <w:top w:w="60" w:type="dxa"/>
              <w:left w:w="90" w:type="dxa"/>
              <w:bottom w:w="60" w:type="dxa"/>
              <w:right w:w="90" w:type="dxa"/>
            </w:tcMar>
          </w:tcPr>
          <w:p w14:paraId="52FA2E7E" w14:textId="77777777" w:rsidR="00560B92" w:rsidRPr="004A2375" w:rsidRDefault="006C69D3">
            <w:pPr>
              <w:spacing w:after="40" w:line="230" w:lineRule="auto"/>
              <w:rPr>
                <w:lang w:val="en-US"/>
              </w:rPr>
            </w:pPr>
            <w:r w:rsidRPr="004A2375">
              <w:rPr>
                <w:b/>
                <w:bCs/>
                <w:sz w:val="18"/>
                <w:szCs w:val="18"/>
                <w:lang w:val="en-US"/>
              </w:rPr>
              <w:t>B4 — no demonstrated orbital outside CSG</w:t>
            </w:r>
          </w:p>
        </w:tc>
        <w:tc>
          <w:tcPr>
            <w:tcW w:w="1250" w:type="dxa"/>
            <w:tcMar>
              <w:top w:w="60" w:type="dxa"/>
              <w:left w:w="90" w:type="dxa"/>
              <w:bottom w:w="60" w:type="dxa"/>
              <w:right w:w="90" w:type="dxa"/>
            </w:tcMar>
          </w:tcPr>
          <w:p w14:paraId="52FA2E7F"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80" w14:textId="77777777" w:rsidR="00560B92" w:rsidRPr="004A2375" w:rsidRDefault="006C69D3">
            <w:pPr>
              <w:spacing w:after="40" w:line="230" w:lineRule="auto"/>
              <w:rPr>
                <w:lang w:val="en-US"/>
              </w:rPr>
            </w:pPr>
            <w:r w:rsidRPr="004A2375">
              <w:rPr>
                <w:sz w:val="18"/>
                <w:szCs w:val="18"/>
                <w:lang w:val="en-US"/>
              </w:rPr>
              <w:t>Private launchers reaching maturity is the growth mechanism; demonstration diversifies geography.</w:t>
            </w:r>
          </w:p>
        </w:tc>
      </w:tr>
      <w:tr w:rsidR="00560B92" w:rsidRPr="009B49D5" w14:paraId="52FA2E85" w14:textId="77777777">
        <w:tc>
          <w:tcPr>
            <w:tcW w:w="2550" w:type="dxa"/>
            <w:tcMar>
              <w:top w:w="60" w:type="dxa"/>
              <w:left w:w="90" w:type="dxa"/>
              <w:bottom w:w="60" w:type="dxa"/>
              <w:right w:w="90" w:type="dxa"/>
            </w:tcMar>
          </w:tcPr>
          <w:p w14:paraId="52FA2E82" w14:textId="77777777" w:rsidR="00560B92" w:rsidRPr="004A2375" w:rsidRDefault="006C69D3">
            <w:pPr>
              <w:spacing w:after="40" w:line="230" w:lineRule="auto"/>
              <w:rPr>
                <w:lang w:val="en-US"/>
              </w:rPr>
            </w:pPr>
            <w:r w:rsidRPr="004A2375">
              <w:rPr>
                <w:b/>
                <w:bCs/>
                <w:sz w:val="18"/>
                <w:szCs w:val="18"/>
                <w:lang w:val="en-US"/>
              </w:rPr>
              <w:t>B1 — CSG sole heavy/low-inclination site</w:t>
            </w:r>
          </w:p>
        </w:tc>
        <w:tc>
          <w:tcPr>
            <w:tcW w:w="1250" w:type="dxa"/>
            <w:tcMar>
              <w:top w:w="60" w:type="dxa"/>
              <w:left w:w="90" w:type="dxa"/>
              <w:bottom w:w="60" w:type="dxa"/>
              <w:right w:w="90" w:type="dxa"/>
            </w:tcMar>
          </w:tcPr>
          <w:p w14:paraId="52FA2E83"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84" w14:textId="77777777" w:rsidR="00560B92" w:rsidRPr="004A2375" w:rsidRDefault="006C69D3">
            <w:pPr>
              <w:spacing w:after="40" w:line="230" w:lineRule="auto"/>
              <w:rPr>
                <w:lang w:val="en-US"/>
              </w:rPr>
            </w:pPr>
            <w:r w:rsidRPr="004A2375">
              <w:rPr>
                <w:sz w:val="18"/>
                <w:szCs w:val="18"/>
                <w:lang w:val="en-US"/>
              </w:rPr>
              <w:t>Commercial sites diversify launch geography, but the heavy/institutional role stays CSG-only.</w:t>
            </w:r>
          </w:p>
        </w:tc>
      </w:tr>
      <w:tr w:rsidR="00560B92" w:rsidRPr="009B49D5" w14:paraId="52FA2E89" w14:textId="77777777">
        <w:tc>
          <w:tcPr>
            <w:tcW w:w="2550" w:type="dxa"/>
            <w:tcMar>
              <w:top w:w="60" w:type="dxa"/>
              <w:left w:w="90" w:type="dxa"/>
              <w:bottom w:w="60" w:type="dxa"/>
              <w:right w:w="90" w:type="dxa"/>
            </w:tcMar>
          </w:tcPr>
          <w:p w14:paraId="52FA2E86" w14:textId="77777777" w:rsidR="00560B92" w:rsidRPr="004A2375" w:rsidRDefault="006C69D3">
            <w:pPr>
              <w:spacing w:after="40" w:line="230" w:lineRule="auto"/>
              <w:rPr>
                <w:lang w:val="fr-BE"/>
              </w:rPr>
            </w:pPr>
            <w:r w:rsidRPr="004A2375">
              <w:rPr>
                <w:b/>
                <w:bCs/>
                <w:sz w:val="18"/>
                <w:szCs w:val="18"/>
                <w:lang w:val="fr-BE"/>
              </w:rPr>
              <w:t>C5 — A6/Vega cadence cap</w:t>
            </w:r>
          </w:p>
        </w:tc>
        <w:tc>
          <w:tcPr>
            <w:tcW w:w="1250" w:type="dxa"/>
            <w:tcMar>
              <w:top w:w="60" w:type="dxa"/>
              <w:left w:w="90" w:type="dxa"/>
              <w:bottom w:w="60" w:type="dxa"/>
              <w:right w:w="90" w:type="dxa"/>
            </w:tcMar>
          </w:tcPr>
          <w:p w14:paraId="52FA2E87"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88" w14:textId="77777777" w:rsidR="00560B92" w:rsidRPr="004A2375" w:rsidRDefault="006C69D3">
            <w:pPr>
              <w:spacing w:after="40" w:line="230" w:lineRule="auto"/>
              <w:rPr>
                <w:lang w:val="en-US"/>
              </w:rPr>
            </w:pPr>
            <w:r w:rsidRPr="004A2375">
              <w:rPr>
                <w:sz w:val="18"/>
                <w:szCs w:val="18"/>
                <w:lang w:val="en-US"/>
              </w:rPr>
              <w:t>Reusable microlaunchers add cadence capacity outside the institutional-launcher ceiling.</w:t>
            </w:r>
          </w:p>
        </w:tc>
      </w:tr>
      <w:tr w:rsidR="00560B92" w:rsidRPr="009B49D5" w14:paraId="52FA2E8D" w14:textId="77777777">
        <w:tc>
          <w:tcPr>
            <w:tcW w:w="2550" w:type="dxa"/>
            <w:tcMar>
              <w:top w:w="60" w:type="dxa"/>
              <w:left w:w="90" w:type="dxa"/>
              <w:bottom w:w="60" w:type="dxa"/>
              <w:right w:w="90" w:type="dxa"/>
            </w:tcMar>
          </w:tcPr>
          <w:p w14:paraId="52FA2E8A" w14:textId="77777777" w:rsidR="00560B92" w:rsidRDefault="006C69D3">
            <w:pPr>
              <w:spacing w:after="40" w:line="230" w:lineRule="auto"/>
            </w:pPr>
            <w:r>
              <w:rPr>
                <w:b/>
                <w:bCs/>
                <w:sz w:val="18"/>
                <w:szCs w:val="18"/>
              </w:rPr>
              <w:t>B12 / C2 — DLR P5.2/P4 sole cryo qualification</w:t>
            </w:r>
          </w:p>
        </w:tc>
        <w:tc>
          <w:tcPr>
            <w:tcW w:w="1250" w:type="dxa"/>
            <w:tcMar>
              <w:top w:w="60" w:type="dxa"/>
              <w:left w:w="90" w:type="dxa"/>
              <w:bottom w:w="60" w:type="dxa"/>
              <w:right w:w="90" w:type="dxa"/>
            </w:tcMar>
          </w:tcPr>
          <w:p w14:paraId="52FA2E8B"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E8C" w14:textId="77777777" w:rsidR="00560B92" w:rsidRPr="004A2375" w:rsidRDefault="006C69D3">
            <w:pPr>
              <w:spacing w:after="40" w:line="230" w:lineRule="auto"/>
              <w:rPr>
                <w:lang w:val="en-US"/>
              </w:rPr>
            </w:pPr>
            <w:r w:rsidRPr="004A2375">
              <w:rPr>
                <w:sz w:val="18"/>
                <w:szCs w:val="18"/>
                <w:lang w:val="en-US"/>
              </w:rPr>
              <w:t>A binding public-only bottleneck commercial actors cannot substitute — the central S3 tension.</w:t>
            </w:r>
          </w:p>
        </w:tc>
      </w:tr>
      <w:tr w:rsidR="00560B92" w:rsidRPr="009B49D5" w14:paraId="52FA2E91" w14:textId="77777777">
        <w:tc>
          <w:tcPr>
            <w:tcW w:w="2550" w:type="dxa"/>
            <w:tcMar>
              <w:top w:w="60" w:type="dxa"/>
              <w:left w:w="90" w:type="dxa"/>
              <w:bottom w:w="60" w:type="dxa"/>
              <w:right w:w="90" w:type="dxa"/>
            </w:tcMar>
          </w:tcPr>
          <w:p w14:paraId="52FA2E8E" w14:textId="77777777" w:rsidR="00560B92" w:rsidRPr="004A2375" w:rsidRDefault="006C69D3">
            <w:pPr>
              <w:spacing w:after="40" w:line="230" w:lineRule="auto"/>
              <w:rPr>
                <w:lang w:val="fr-BE"/>
              </w:rPr>
            </w:pPr>
            <w:r w:rsidRPr="004A2375">
              <w:rPr>
                <w:b/>
                <w:bCs/>
                <w:sz w:val="18"/>
                <w:szCs w:val="18"/>
                <w:lang w:val="fr-BE"/>
              </w:rPr>
              <w:t>D1 / D2 — Canopée sole vessel; Pariacabo harbour</w:t>
            </w:r>
          </w:p>
        </w:tc>
        <w:tc>
          <w:tcPr>
            <w:tcW w:w="1250" w:type="dxa"/>
            <w:tcMar>
              <w:top w:w="60" w:type="dxa"/>
              <w:left w:w="90" w:type="dxa"/>
              <w:bottom w:w="60" w:type="dxa"/>
              <w:right w:w="90" w:type="dxa"/>
            </w:tcMar>
          </w:tcPr>
          <w:p w14:paraId="52FA2E8F"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E90" w14:textId="77777777" w:rsidR="00560B92" w:rsidRPr="004A2375" w:rsidRDefault="006C69D3">
            <w:pPr>
              <w:spacing w:after="40" w:line="230" w:lineRule="auto"/>
              <w:rPr>
                <w:lang w:val="en-US"/>
              </w:rPr>
            </w:pPr>
            <w:r w:rsidRPr="004A2375">
              <w:rPr>
                <w:sz w:val="18"/>
                <w:szCs w:val="18"/>
                <w:lang w:val="en-US"/>
              </w:rPr>
              <w:t>The institutional Ariane 6 chain is unchanged; only A6 uses it.</w:t>
            </w:r>
          </w:p>
        </w:tc>
      </w:tr>
      <w:tr w:rsidR="00560B92" w:rsidRPr="009B49D5" w14:paraId="52FA2E95" w14:textId="77777777">
        <w:tc>
          <w:tcPr>
            <w:tcW w:w="2550" w:type="dxa"/>
            <w:tcMar>
              <w:top w:w="60" w:type="dxa"/>
              <w:left w:w="90" w:type="dxa"/>
              <w:bottom w:w="60" w:type="dxa"/>
              <w:right w:w="90" w:type="dxa"/>
            </w:tcMar>
          </w:tcPr>
          <w:p w14:paraId="52FA2E92" w14:textId="77777777" w:rsidR="00560B92" w:rsidRPr="004A2375" w:rsidRDefault="006C69D3">
            <w:pPr>
              <w:spacing w:after="40" w:line="230" w:lineRule="auto"/>
              <w:rPr>
                <w:lang w:val="en-US"/>
              </w:rPr>
            </w:pPr>
            <w:r w:rsidRPr="004A2375">
              <w:rPr>
                <w:b/>
                <w:bCs/>
                <w:sz w:val="18"/>
                <w:szCs w:val="18"/>
                <w:lang w:val="en-US"/>
              </w:rPr>
              <w:t>F10 — anchor-tenant / single-operator dependency</w:t>
            </w:r>
          </w:p>
        </w:tc>
        <w:tc>
          <w:tcPr>
            <w:tcW w:w="1250" w:type="dxa"/>
            <w:tcMar>
              <w:top w:w="60" w:type="dxa"/>
              <w:left w:w="90" w:type="dxa"/>
              <w:bottom w:w="60" w:type="dxa"/>
              <w:right w:w="90" w:type="dxa"/>
            </w:tcMar>
          </w:tcPr>
          <w:p w14:paraId="52FA2E93"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E94" w14:textId="77777777" w:rsidR="00560B92" w:rsidRPr="004A2375" w:rsidRDefault="006C69D3">
            <w:pPr>
              <w:spacing w:after="40" w:line="230" w:lineRule="auto"/>
              <w:rPr>
                <w:lang w:val="en-US"/>
              </w:rPr>
            </w:pPr>
            <w:r w:rsidRPr="004A2375">
              <w:rPr>
                <w:sz w:val="18"/>
                <w:szCs w:val="18"/>
                <w:lang w:val="en-US"/>
              </w:rPr>
              <w:t>A single operator’s failure removes a site’s entire orbital output (Orbex/Sutherland precedent).</w:t>
            </w:r>
          </w:p>
        </w:tc>
      </w:tr>
      <w:tr w:rsidR="00560B92" w:rsidRPr="009B49D5" w14:paraId="52FA2E99" w14:textId="77777777">
        <w:tc>
          <w:tcPr>
            <w:tcW w:w="2550" w:type="dxa"/>
            <w:tcMar>
              <w:top w:w="60" w:type="dxa"/>
              <w:left w:w="90" w:type="dxa"/>
              <w:bottom w:w="60" w:type="dxa"/>
              <w:right w:w="90" w:type="dxa"/>
            </w:tcMar>
          </w:tcPr>
          <w:p w14:paraId="52FA2E96" w14:textId="77777777" w:rsidR="00560B92" w:rsidRPr="004A2375" w:rsidRDefault="006C69D3">
            <w:pPr>
              <w:spacing w:after="40" w:line="230" w:lineRule="auto"/>
              <w:rPr>
                <w:lang w:val="en-US"/>
              </w:rPr>
            </w:pPr>
            <w:r w:rsidRPr="004A2375">
              <w:rPr>
                <w:b/>
                <w:bCs/>
                <w:sz w:val="18"/>
                <w:szCs w:val="18"/>
                <w:lang w:val="en-US"/>
              </w:rPr>
              <w:t>F6 — stranded launcher-specific infrastructure</w:t>
            </w:r>
          </w:p>
        </w:tc>
        <w:tc>
          <w:tcPr>
            <w:tcW w:w="1250" w:type="dxa"/>
            <w:tcMar>
              <w:top w:w="60" w:type="dxa"/>
              <w:left w:w="90" w:type="dxa"/>
              <w:bottom w:w="60" w:type="dxa"/>
              <w:right w:w="90" w:type="dxa"/>
            </w:tcMar>
          </w:tcPr>
          <w:p w14:paraId="52FA2E97"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E98" w14:textId="77777777" w:rsidR="00560B92" w:rsidRPr="004A2375" w:rsidRDefault="006C69D3">
            <w:pPr>
              <w:spacing w:after="40" w:line="230" w:lineRule="auto"/>
              <w:rPr>
                <w:lang w:val="en-US"/>
              </w:rPr>
            </w:pPr>
            <w:r w:rsidRPr="004A2375">
              <w:rPr>
                <w:sz w:val="18"/>
                <w:szCs w:val="18"/>
                <w:lang w:val="en-US"/>
              </w:rPr>
              <w:t>Launcher-specific infrastructure risks stranding on operator exit.</w:t>
            </w:r>
          </w:p>
        </w:tc>
      </w:tr>
      <w:tr w:rsidR="00560B92" w:rsidRPr="009B49D5" w14:paraId="52FA2E9D" w14:textId="77777777">
        <w:tc>
          <w:tcPr>
            <w:tcW w:w="2550" w:type="dxa"/>
            <w:tcMar>
              <w:top w:w="60" w:type="dxa"/>
              <w:left w:w="90" w:type="dxa"/>
              <w:bottom w:w="60" w:type="dxa"/>
              <w:right w:w="90" w:type="dxa"/>
            </w:tcMar>
          </w:tcPr>
          <w:p w14:paraId="52FA2E9A" w14:textId="77777777" w:rsidR="00560B92" w:rsidRDefault="006C69D3">
            <w:pPr>
              <w:spacing w:after="40" w:line="230" w:lineRule="auto"/>
            </w:pPr>
            <w:r>
              <w:rPr>
                <w:b/>
                <w:bCs/>
                <w:sz w:val="18"/>
                <w:szCs w:val="18"/>
              </w:rPr>
              <w:t>F14 — public support / market distortion</w:t>
            </w:r>
          </w:p>
        </w:tc>
        <w:tc>
          <w:tcPr>
            <w:tcW w:w="1250" w:type="dxa"/>
            <w:tcMar>
              <w:top w:w="60" w:type="dxa"/>
              <w:left w:w="90" w:type="dxa"/>
              <w:bottom w:w="60" w:type="dxa"/>
              <w:right w:w="90" w:type="dxa"/>
            </w:tcMar>
          </w:tcPr>
          <w:p w14:paraId="52FA2E9B"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9C" w14:textId="77777777" w:rsidR="00560B92" w:rsidRPr="004A2375" w:rsidRDefault="006C69D3">
            <w:pPr>
              <w:spacing w:after="40" w:line="230" w:lineRule="auto"/>
              <w:rPr>
                <w:lang w:val="en-US"/>
              </w:rPr>
            </w:pPr>
            <w:r w:rsidRPr="004A2375">
              <w:rPr>
                <w:sz w:val="18"/>
                <w:szCs w:val="18"/>
                <w:lang w:val="en-US"/>
              </w:rPr>
              <w:t>Deliberate restraint reduces distortion between publicly funded CSG and commercial sites.</w:t>
            </w:r>
          </w:p>
        </w:tc>
      </w:tr>
      <w:tr w:rsidR="00560B92" w:rsidRPr="009B49D5" w14:paraId="52FA2EA1" w14:textId="77777777">
        <w:tc>
          <w:tcPr>
            <w:tcW w:w="2550" w:type="dxa"/>
            <w:tcMar>
              <w:top w:w="60" w:type="dxa"/>
              <w:left w:w="90" w:type="dxa"/>
              <w:bottom w:w="60" w:type="dxa"/>
              <w:right w:w="90" w:type="dxa"/>
            </w:tcMar>
          </w:tcPr>
          <w:p w14:paraId="52FA2E9E" w14:textId="77777777" w:rsidR="00560B92" w:rsidRDefault="006C69D3">
            <w:pPr>
              <w:spacing w:after="40" w:line="230" w:lineRule="auto"/>
            </w:pPr>
            <w:r>
              <w:rPr>
                <w:b/>
                <w:bCs/>
                <w:sz w:val="18"/>
                <w:szCs w:val="18"/>
              </w:rPr>
              <w:t>H8 — fragmented operations practices</w:t>
            </w:r>
          </w:p>
        </w:tc>
        <w:tc>
          <w:tcPr>
            <w:tcW w:w="1250" w:type="dxa"/>
            <w:tcMar>
              <w:top w:w="60" w:type="dxa"/>
              <w:left w:w="90" w:type="dxa"/>
              <w:bottom w:w="60" w:type="dxa"/>
              <w:right w:w="90" w:type="dxa"/>
            </w:tcMar>
          </w:tcPr>
          <w:p w14:paraId="52FA2E9F"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EA0" w14:textId="77777777" w:rsidR="00560B92" w:rsidRPr="004A2375" w:rsidRDefault="006C69D3">
            <w:pPr>
              <w:spacing w:after="40" w:line="230" w:lineRule="auto"/>
              <w:rPr>
                <w:lang w:val="en-US"/>
              </w:rPr>
            </w:pPr>
            <w:r w:rsidRPr="004A2375">
              <w:rPr>
                <w:sz w:val="18"/>
                <w:szCs w:val="18"/>
                <w:lang w:val="en-US"/>
              </w:rPr>
              <w:t>More heterogeneous commercial launch-control practices across sites.</w:t>
            </w:r>
          </w:p>
        </w:tc>
      </w:tr>
      <w:tr w:rsidR="00560B92" w14:paraId="52FA2EA5" w14:textId="77777777">
        <w:tc>
          <w:tcPr>
            <w:tcW w:w="2550" w:type="dxa"/>
            <w:tcMar>
              <w:top w:w="60" w:type="dxa"/>
              <w:left w:w="90" w:type="dxa"/>
              <w:bottom w:w="60" w:type="dxa"/>
              <w:right w:w="90" w:type="dxa"/>
            </w:tcMar>
          </w:tcPr>
          <w:p w14:paraId="52FA2EA2" w14:textId="77777777" w:rsidR="00560B92" w:rsidRDefault="006C69D3">
            <w:pPr>
              <w:spacing w:after="40" w:line="230" w:lineRule="auto"/>
            </w:pPr>
            <w:r>
              <w:rPr>
                <w:b/>
                <w:bCs/>
                <w:sz w:val="18"/>
                <w:szCs w:val="18"/>
              </w:rPr>
              <w:t>A4 / A9 — non-EU TT&amp;C hardware &amp; hosting</w:t>
            </w:r>
          </w:p>
        </w:tc>
        <w:tc>
          <w:tcPr>
            <w:tcW w:w="1250" w:type="dxa"/>
            <w:tcMar>
              <w:top w:w="60" w:type="dxa"/>
              <w:left w:w="90" w:type="dxa"/>
              <w:bottom w:w="60" w:type="dxa"/>
              <w:right w:w="90" w:type="dxa"/>
            </w:tcMar>
          </w:tcPr>
          <w:p w14:paraId="52FA2EA3"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EA4" w14:textId="77777777" w:rsidR="00560B92" w:rsidRDefault="006C69D3">
            <w:pPr>
              <w:spacing w:after="40" w:line="230" w:lineRule="auto"/>
            </w:pPr>
            <w:r>
              <w:rPr>
                <w:sz w:val="18"/>
                <w:szCs w:val="18"/>
              </w:rPr>
              <w:t>Greater reliance on non-EU-hosted commercial networks.</w:t>
            </w:r>
          </w:p>
        </w:tc>
      </w:tr>
      <w:tr w:rsidR="00560B92" w:rsidRPr="009B49D5" w14:paraId="52FA2EA9" w14:textId="77777777">
        <w:tc>
          <w:tcPr>
            <w:tcW w:w="2550" w:type="dxa"/>
            <w:tcMar>
              <w:top w:w="60" w:type="dxa"/>
              <w:left w:w="90" w:type="dxa"/>
              <w:bottom w:w="60" w:type="dxa"/>
              <w:right w:w="90" w:type="dxa"/>
            </w:tcMar>
          </w:tcPr>
          <w:p w14:paraId="52FA2EA6" w14:textId="77777777" w:rsidR="00560B92" w:rsidRPr="004A2375" w:rsidRDefault="006C69D3">
            <w:pPr>
              <w:spacing w:after="40" w:line="230" w:lineRule="auto"/>
              <w:rPr>
                <w:lang w:val="fr-BE"/>
              </w:rPr>
            </w:pPr>
            <w:r w:rsidRPr="004A2375">
              <w:rPr>
                <w:b/>
                <w:bCs/>
                <w:sz w:val="18"/>
                <w:szCs w:val="18"/>
                <w:lang w:val="fr-BE"/>
              </w:rPr>
              <w:t>A1 / A2 — non-EU launcher components</w:t>
            </w:r>
          </w:p>
        </w:tc>
        <w:tc>
          <w:tcPr>
            <w:tcW w:w="1250" w:type="dxa"/>
            <w:tcMar>
              <w:top w:w="60" w:type="dxa"/>
              <w:left w:w="90" w:type="dxa"/>
              <w:bottom w:w="60" w:type="dxa"/>
              <w:right w:w="90" w:type="dxa"/>
            </w:tcMar>
          </w:tcPr>
          <w:p w14:paraId="52FA2EA7"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EA8" w14:textId="77777777" w:rsidR="00560B92" w:rsidRPr="004A2375" w:rsidRDefault="006C69D3">
            <w:pPr>
              <w:spacing w:after="40" w:line="230" w:lineRule="auto"/>
              <w:rPr>
                <w:lang w:val="en-US"/>
              </w:rPr>
            </w:pPr>
            <w:r w:rsidRPr="004A2375">
              <w:rPr>
                <w:sz w:val="18"/>
                <w:szCs w:val="18"/>
                <w:lang w:val="en-US"/>
              </w:rPr>
              <w:t>Cost-driven private sourcing may increase, not reduce, the dependency.</w:t>
            </w:r>
          </w:p>
        </w:tc>
      </w:tr>
    </w:tbl>
    <w:p w14:paraId="52FA2EAA" w14:textId="77777777" w:rsidR="00560B92" w:rsidRDefault="006C69D3">
      <w:pPr>
        <w:pStyle w:val="Heading3"/>
      </w:pPr>
      <w:r>
        <w:t>Embedded SWOT — Scenario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60B92" w:rsidRPr="009B49D5" w14:paraId="52FA2EB5" w14:textId="77777777">
        <w:tc>
          <w:tcPr>
            <w:tcW w:w="4800" w:type="dxa"/>
            <w:tcMar>
              <w:top w:w="60" w:type="dxa"/>
              <w:left w:w="90" w:type="dxa"/>
              <w:bottom w:w="60" w:type="dxa"/>
              <w:right w:w="90" w:type="dxa"/>
            </w:tcMar>
          </w:tcPr>
          <w:p w14:paraId="52FA2EAB" w14:textId="77777777" w:rsidR="00560B92" w:rsidRPr="004A2375" w:rsidRDefault="006C69D3">
            <w:pPr>
              <w:spacing w:after="40" w:line="230" w:lineRule="auto"/>
              <w:rPr>
                <w:lang w:val="en-US"/>
              </w:rPr>
            </w:pPr>
            <w:r w:rsidRPr="004A2375">
              <w:rPr>
                <w:b/>
                <w:bCs/>
                <w:sz w:val="18"/>
                <w:szCs w:val="18"/>
                <w:lang w:val="en-US"/>
              </w:rPr>
              <w:t>Strengths</w:t>
            </w:r>
          </w:p>
          <w:p w14:paraId="52FA2EAC" w14:textId="77777777" w:rsidR="00560B92" w:rsidRPr="004A2375" w:rsidRDefault="006C69D3">
            <w:pPr>
              <w:spacing w:after="40" w:line="230" w:lineRule="auto"/>
              <w:rPr>
                <w:lang w:val="en-US"/>
              </w:rPr>
            </w:pPr>
            <w:r w:rsidRPr="004A2375">
              <w:rPr>
                <w:sz w:val="18"/>
                <w:szCs w:val="18"/>
                <w:lang w:val="en-US"/>
              </w:rPr>
              <w:t>– Lowest public CAPEX</w:t>
            </w:r>
          </w:p>
          <w:p w14:paraId="52FA2EAD" w14:textId="77777777" w:rsidR="00560B92" w:rsidRPr="004A2375" w:rsidRDefault="006C69D3">
            <w:pPr>
              <w:spacing w:after="40" w:line="230" w:lineRule="auto"/>
              <w:rPr>
                <w:lang w:val="en-US"/>
              </w:rPr>
            </w:pPr>
            <w:r w:rsidRPr="004A2375">
              <w:rPr>
                <w:sz w:val="18"/>
                <w:szCs w:val="18"/>
                <w:lang w:val="en-US"/>
              </w:rPr>
              <w:t>– Flexibility and responsiveness of reusable microlaunchers</w:t>
            </w:r>
          </w:p>
          <w:p w14:paraId="52FA2EAE" w14:textId="77777777" w:rsidR="00560B92" w:rsidRPr="004A2375" w:rsidRDefault="006C69D3">
            <w:pPr>
              <w:spacing w:after="40" w:line="230" w:lineRule="auto"/>
              <w:rPr>
                <w:lang w:val="en-US"/>
              </w:rPr>
            </w:pPr>
            <w:r w:rsidRPr="004A2375">
              <w:rPr>
                <w:sz w:val="18"/>
                <w:szCs w:val="18"/>
                <w:lang w:val="en-US"/>
              </w:rPr>
              <w:t>– Competition drives efficiency and iteration</w:t>
            </w:r>
          </w:p>
          <w:p w14:paraId="52FA2EAF" w14:textId="77777777" w:rsidR="00560B92" w:rsidRPr="004A2375" w:rsidRDefault="006C69D3">
            <w:pPr>
              <w:spacing w:after="40" w:line="230" w:lineRule="auto"/>
              <w:rPr>
                <w:lang w:val="en-US"/>
              </w:rPr>
            </w:pPr>
            <w:r w:rsidRPr="004A2375">
              <w:rPr>
                <w:sz w:val="18"/>
                <w:szCs w:val="18"/>
                <w:lang w:val="en-US"/>
              </w:rPr>
              <w:t>– Diversified commercial launch geography</w:t>
            </w:r>
          </w:p>
        </w:tc>
        <w:tc>
          <w:tcPr>
            <w:tcW w:w="4800" w:type="dxa"/>
            <w:tcMar>
              <w:top w:w="60" w:type="dxa"/>
              <w:left w:w="90" w:type="dxa"/>
              <w:bottom w:w="60" w:type="dxa"/>
              <w:right w:w="90" w:type="dxa"/>
            </w:tcMar>
          </w:tcPr>
          <w:p w14:paraId="52FA2EB0" w14:textId="77777777" w:rsidR="00560B92" w:rsidRPr="004A2375" w:rsidRDefault="006C69D3">
            <w:pPr>
              <w:spacing w:after="40" w:line="230" w:lineRule="auto"/>
              <w:rPr>
                <w:lang w:val="en-US"/>
              </w:rPr>
            </w:pPr>
            <w:r w:rsidRPr="004A2375">
              <w:rPr>
                <w:b/>
                <w:bCs/>
                <w:sz w:val="18"/>
                <w:szCs w:val="18"/>
                <w:lang w:val="en-US"/>
              </w:rPr>
              <w:t>Weaknesses</w:t>
            </w:r>
          </w:p>
          <w:p w14:paraId="52FA2EB1" w14:textId="77777777" w:rsidR="00560B92" w:rsidRPr="004A2375" w:rsidRDefault="006C69D3">
            <w:pPr>
              <w:spacing w:after="40" w:line="230" w:lineRule="auto"/>
              <w:rPr>
                <w:lang w:val="en-US"/>
              </w:rPr>
            </w:pPr>
            <w:r w:rsidRPr="004A2375">
              <w:rPr>
                <w:sz w:val="18"/>
                <w:szCs w:val="18"/>
                <w:lang w:val="en-US"/>
              </w:rPr>
              <w:t>– DLR P5.2/P4 remains a binding public-only bottleneck (B12/C2)</w:t>
            </w:r>
          </w:p>
          <w:p w14:paraId="52FA2EB2" w14:textId="77777777" w:rsidR="00560B92" w:rsidRPr="004A2375" w:rsidRDefault="006C69D3">
            <w:pPr>
              <w:spacing w:after="40" w:line="230" w:lineRule="auto"/>
              <w:rPr>
                <w:lang w:val="en-US"/>
              </w:rPr>
            </w:pPr>
            <w:r w:rsidRPr="004A2375">
              <w:rPr>
                <w:sz w:val="18"/>
                <w:szCs w:val="18"/>
                <w:lang w:val="en-US"/>
              </w:rPr>
              <w:t>– Institutional CSG chain unchanged (D1/D2)</w:t>
            </w:r>
          </w:p>
          <w:p w14:paraId="52FA2EB3" w14:textId="77777777" w:rsidR="00560B92" w:rsidRPr="004A2375" w:rsidRDefault="006C69D3">
            <w:pPr>
              <w:spacing w:after="40" w:line="230" w:lineRule="auto"/>
              <w:rPr>
                <w:lang w:val="en-US"/>
              </w:rPr>
            </w:pPr>
            <w:r w:rsidRPr="004A2375">
              <w:rPr>
                <w:sz w:val="18"/>
                <w:szCs w:val="18"/>
                <w:lang w:val="en-US"/>
              </w:rPr>
              <w:t>– Reduced public control over the ecosystem</w:t>
            </w:r>
          </w:p>
          <w:p w14:paraId="52FA2EB4" w14:textId="77777777" w:rsidR="00560B92" w:rsidRPr="004A2375" w:rsidRDefault="006C69D3">
            <w:pPr>
              <w:spacing w:after="40" w:line="230" w:lineRule="auto"/>
              <w:rPr>
                <w:lang w:val="en-US"/>
              </w:rPr>
            </w:pPr>
            <w:r w:rsidRPr="004A2375">
              <w:rPr>
                <w:sz w:val="18"/>
                <w:szCs w:val="18"/>
                <w:lang w:val="en-US"/>
              </w:rPr>
              <w:t>– Heterogeneous standards across operators (H8)</w:t>
            </w:r>
          </w:p>
        </w:tc>
      </w:tr>
      <w:tr w:rsidR="00560B92" w:rsidRPr="009B49D5" w14:paraId="52FA2EC0" w14:textId="77777777">
        <w:tc>
          <w:tcPr>
            <w:tcW w:w="4800" w:type="dxa"/>
            <w:tcMar>
              <w:top w:w="60" w:type="dxa"/>
              <w:left w:w="90" w:type="dxa"/>
              <w:bottom w:w="60" w:type="dxa"/>
              <w:right w:w="90" w:type="dxa"/>
            </w:tcMar>
          </w:tcPr>
          <w:p w14:paraId="52FA2EB6" w14:textId="77777777" w:rsidR="00560B92" w:rsidRPr="004A2375" w:rsidRDefault="006C69D3">
            <w:pPr>
              <w:spacing w:after="40" w:line="230" w:lineRule="auto"/>
              <w:rPr>
                <w:lang w:val="en-US"/>
              </w:rPr>
            </w:pPr>
            <w:r w:rsidRPr="004A2375">
              <w:rPr>
                <w:b/>
                <w:bCs/>
                <w:sz w:val="18"/>
                <w:szCs w:val="18"/>
                <w:lang w:val="en-US"/>
              </w:rPr>
              <w:t>Opportunities</w:t>
            </w:r>
          </w:p>
          <w:p w14:paraId="52FA2EB7" w14:textId="77777777" w:rsidR="00560B92" w:rsidRPr="004A2375" w:rsidRDefault="006C69D3">
            <w:pPr>
              <w:spacing w:after="40" w:line="230" w:lineRule="auto"/>
              <w:rPr>
                <w:lang w:val="en-US"/>
              </w:rPr>
            </w:pPr>
            <w:r w:rsidRPr="004A2375">
              <w:rPr>
                <w:sz w:val="18"/>
                <w:szCs w:val="18"/>
                <w:lang w:val="en-US"/>
              </w:rPr>
              <w:t>– Private demonstration resolves B4</w:t>
            </w:r>
          </w:p>
          <w:p w14:paraId="52FA2EB8" w14:textId="77777777" w:rsidR="00560B92" w:rsidRPr="004A2375" w:rsidRDefault="006C69D3">
            <w:pPr>
              <w:spacing w:after="40" w:line="230" w:lineRule="auto"/>
              <w:rPr>
                <w:lang w:val="en-US"/>
              </w:rPr>
            </w:pPr>
            <w:r w:rsidRPr="004A2375">
              <w:rPr>
                <w:sz w:val="18"/>
                <w:szCs w:val="18"/>
                <w:lang w:val="en-US"/>
              </w:rPr>
              <w:t>– New commercial nodes (Malbusca, North Sea)</w:t>
            </w:r>
          </w:p>
          <w:p w14:paraId="52FA2EB9" w14:textId="77777777" w:rsidR="00560B92" w:rsidRPr="004A2375" w:rsidRDefault="006C69D3">
            <w:pPr>
              <w:spacing w:after="40" w:line="230" w:lineRule="auto"/>
              <w:rPr>
                <w:lang w:val="en-US"/>
              </w:rPr>
            </w:pPr>
            <w:r w:rsidRPr="004A2375">
              <w:rPr>
                <w:sz w:val="18"/>
                <w:szCs w:val="18"/>
                <w:lang w:val="en-US"/>
              </w:rPr>
              <w:t>– Private capital scales capacity without public CAPEX</w:t>
            </w:r>
          </w:p>
          <w:p w14:paraId="52FA2EBA" w14:textId="77777777" w:rsidR="00560B92" w:rsidRPr="004A2375" w:rsidRDefault="006C69D3">
            <w:pPr>
              <w:spacing w:after="40" w:line="230" w:lineRule="auto"/>
              <w:rPr>
                <w:lang w:val="en-US"/>
              </w:rPr>
            </w:pPr>
            <w:r w:rsidRPr="004A2375">
              <w:rPr>
                <w:sz w:val="18"/>
                <w:szCs w:val="18"/>
                <w:lang w:val="en-US"/>
              </w:rPr>
              <w:t>– Commercial TT&amp;C reach (SSC, Goonhilly)</w:t>
            </w:r>
          </w:p>
        </w:tc>
        <w:tc>
          <w:tcPr>
            <w:tcW w:w="4800" w:type="dxa"/>
            <w:tcMar>
              <w:top w:w="60" w:type="dxa"/>
              <w:left w:w="90" w:type="dxa"/>
              <w:bottom w:w="60" w:type="dxa"/>
              <w:right w:w="90" w:type="dxa"/>
            </w:tcMar>
          </w:tcPr>
          <w:p w14:paraId="52FA2EBB" w14:textId="77777777" w:rsidR="00560B92" w:rsidRPr="004A2375" w:rsidRDefault="006C69D3">
            <w:pPr>
              <w:spacing w:after="40" w:line="230" w:lineRule="auto"/>
              <w:rPr>
                <w:lang w:val="en-US"/>
              </w:rPr>
            </w:pPr>
            <w:r w:rsidRPr="004A2375">
              <w:rPr>
                <w:b/>
                <w:bCs/>
                <w:sz w:val="18"/>
                <w:szCs w:val="18"/>
                <w:lang w:val="en-US"/>
              </w:rPr>
              <w:t>Threats</w:t>
            </w:r>
          </w:p>
          <w:p w14:paraId="52FA2EBC" w14:textId="77777777" w:rsidR="00560B92" w:rsidRPr="004A2375" w:rsidRDefault="006C69D3">
            <w:pPr>
              <w:spacing w:after="40" w:line="230" w:lineRule="auto"/>
              <w:rPr>
                <w:lang w:val="en-US"/>
              </w:rPr>
            </w:pPr>
            <w:r w:rsidRPr="004A2375">
              <w:rPr>
                <w:sz w:val="18"/>
                <w:szCs w:val="18"/>
                <w:lang w:val="en-US"/>
              </w:rPr>
              <w:t>– Market/financial fragility and operator exit (F10, F6)</w:t>
            </w:r>
          </w:p>
          <w:p w14:paraId="52FA2EBD" w14:textId="77777777" w:rsidR="00560B92" w:rsidRPr="004A2375" w:rsidRDefault="006C69D3">
            <w:pPr>
              <w:spacing w:after="40" w:line="230" w:lineRule="auto"/>
              <w:rPr>
                <w:lang w:val="en-US"/>
              </w:rPr>
            </w:pPr>
            <w:r w:rsidRPr="004A2375">
              <w:rPr>
                <w:sz w:val="18"/>
                <w:szCs w:val="18"/>
                <w:lang w:val="en-US"/>
              </w:rPr>
              <w:t>– Loss of European control if suppliers relocate to more attractive markets</w:t>
            </w:r>
          </w:p>
          <w:p w14:paraId="52FA2EBE" w14:textId="77777777" w:rsidR="00560B92" w:rsidRPr="004A2375" w:rsidRDefault="006C69D3">
            <w:pPr>
              <w:spacing w:after="40" w:line="230" w:lineRule="auto"/>
              <w:rPr>
                <w:lang w:val="en-US"/>
              </w:rPr>
            </w:pPr>
            <w:r w:rsidRPr="004A2375">
              <w:rPr>
                <w:sz w:val="18"/>
                <w:szCs w:val="18"/>
                <w:lang w:val="en-US"/>
              </w:rPr>
              <w:t>– Deepening non-EU dependence via commercial networks/components (A4, A9, A1)</w:t>
            </w:r>
          </w:p>
          <w:p w14:paraId="52FA2EBF" w14:textId="77777777" w:rsidR="00560B92" w:rsidRPr="004A2375" w:rsidRDefault="006C69D3">
            <w:pPr>
              <w:spacing w:after="40" w:line="230" w:lineRule="auto"/>
              <w:rPr>
                <w:lang w:val="en-US"/>
              </w:rPr>
            </w:pPr>
            <w:r w:rsidRPr="004A2375">
              <w:rPr>
                <w:sz w:val="18"/>
                <w:szCs w:val="18"/>
                <w:lang w:val="en-US"/>
              </w:rPr>
              <w:t>– Over-fragmentation of competing initiatives (C8)</w:t>
            </w:r>
          </w:p>
        </w:tc>
      </w:tr>
    </w:tbl>
    <w:p w14:paraId="52FA2EC1" w14:textId="77777777" w:rsidR="00560B92" w:rsidRPr="004A2375" w:rsidRDefault="006C69D3">
      <w:pPr>
        <w:pStyle w:val="Heading2"/>
        <w:rPr>
          <w:lang w:val="en-US"/>
        </w:rPr>
      </w:pPr>
      <w:r w:rsidRPr="004A2375">
        <w:rPr>
          <w:lang w:val="en-US"/>
        </w:rPr>
        <w:t>5.6 Scenario 4 — CSG Enhanced</w:t>
      </w:r>
    </w:p>
    <w:p w14:paraId="52FA2EC2" w14:textId="77777777" w:rsidR="00560B92" w:rsidRPr="004A2375" w:rsidRDefault="006C69D3">
      <w:pPr>
        <w:pStyle w:val="Heading3"/>
        <w:rPr>
          <w:lang w:val="en-US"/>
        </w:rPr>
      </w:pPr>
      <w:r w:rsidRPr="004A2375">
        <w:rPr>
          <w:lang w:val="en-US"/>
        </w:rPr>
        <w:t>Doctrine and main idea</w:t>
      </w:r>
    </w:p>
    <w:p w14:paraId="52FA2EC3" w14:textId="239AEBDD" w:rsidR="00560B92" w:rsidRPr="004A2375" w:rsidRDefault="006C69D3">
      <w:pPr>
        <w:spacing w:line="264" w:lineRule="auto"/>
        <w:rPr>
          <w:lang w:val="en-US"/>
        </w:rPr>
      </w:pPr>
      <w:r w:rsidRPr="004A2375">
        <w:rPr>
          <w:b/>
          <w:bCs/>
          <w:lang w:val="en-US"/>
        </w:rPr>
        <w:t>Doctrine</w:t>
      </w:r>
      <w:r w:rsidR="0007654D">
        <w:rPr>
          <w:b/>
          <w:bCs/>
          <w:lang w:val="en-US"/>
        </w:rPr>
        <w:t xml:space="preserve"> - </w:t>
      </w:r>
      <w:r w:rsidRPr="004A2375">
        <w:rPr>
          <w:b/>
          <w:bCs/>
          <w:lang w:val="en-US"/>
        </w:rPr>
        <w:t>concentrate and harden the crown-jewel</w:t>
      </w:r>
      <w:r w:rsidR="0007654D">
        <w:rPr>
          <w:b/>
          <w:bCs/>
          <w:lang w:val="en-US"/>
        </w:rPr>
        <w:t xml:space="preserve">: </w:t>
      </w:r>
      <w:r w:rsidRPr="004A2375">
        <w:rPr>
          <w:lang w:val="en-US"/>
        </w:rPr>
        <w:t xml:space="preserve">Europe prioritises its most mature and critical asset. The scenario hardens and expands Kourou while adding limited redundancy through ELM-Diamant, improved logistics, common means and selected external support — </w:t>
      </w:r>
      <w:r w:rsidRPr="004A2375">
        <w:rPr>
          <w:b/>
          <w:bCs/>
          <w:lang w:val="en-US"/>
        </w:rPr>
        <w:t>rather than a full distributed network</w:t>
      </w:r>
      <w:r w:rsidRPr="004A2375">
        <w:rPr>
          <w:lang w:val="en-US"/>
        </w:rPr>
        <w:t>. It is the direct successor to the original “CSG Enhanced” concept, adding naval/maritime backup and integrated civil-military tracking, and refined here to target the mapping’s specific CSG chokepoints. A naval launch platform is introduced as a low-inclination back-up against loss of CSG access</w:t>
      </w:r>
      <w:r w:rsidR="005C5BF0">
        <w:rPr>
          <w:lang w:val="en-US"/>
        </w:rPr>
        <w:t xml:space="preserve">, support the potential need of </w:t>
      </w:r>
      <w:r w:rsidR="000C48E1">
        <w:rPr>
          <w:lang w:val="en-US"/>
        </w:rPr>
        <w:t xml:space="preserve">launch rate </w:t>
      </w:r>
      <w:r w:rsidR="005C5BF0">
        <w:rPr>
          <w:lang w:val="en-US"/>
        </w:rPr>
        <w:t xml:space="preserve">increase and, finally the mobility of the platform </w:t>
      </w:r>
      <w:r w:rsidR="005C5BF0">
        <w:rPr>
          <w:lang w:val="en-US"/>
        </w:rPr>
        <w:lastRenderedPageBreak/>
        <w:t>consents a ”launch from everywhere”market approach</w:t>
      </w:r>
      <w:r w:rsidR="000C48E1">
        <w:rPr>
          <w:lang w:val="en-US"/>
        </w:rPr>
        <w:t xml:space="preserve"> A consequence of this is the capability to offer to the Customer the chance to avoid transferring their Payloads to France (CSG) for the launch.</w:t>
      </w:r>
    </w:p>
    <w:p w14:paraId="52FA2EC4" w14:textId="77777777" w:rsidR="00560B92" w:rsidRDefault="006C69D3">
      <w:pPr>
        <w:pStyle w:val="Heading3"/>
      </w:pPr>
      <w:r>
        <w:t>Political vs technical drivers</w:t>
      </w:r>
    </w:p>
    <w:p w14:paraId="52FA2EC6" w14:textId="79DF333D" w:rsidR="00560B92" w:rsidRPr="004A2375" w:rsidRDefault="006C69D3">
      <w:pPr>
        <w:pStyle w:val="ListParagraph"/>
        <w:numPr>
          <w:ilvl w:val="0"/>
          <w:numId w:val="2"/>
        </w:numPr>
        <w:spacing w:after="80" w:line="264" w:lineRule="auto"/>
        <w:rPr>
          <w:lang w:val="en-US"/>
        </w:rPr>
      </w:pPr>
      <w:r w:rsidRPr="004A2375">
        <w:rPr>
          <w:b/>
          <w:bCs/>
          <w:lang w:val="en-US"/>
        </w:rPr>
        <w:t xml:space="preserve">Political — </w:t>
      </w:r>
      <w:r w:rsidR="001A396E">
        <w:rPr>
          <w:b/>
          <w:bCs/>
          <w:lang w:val="en-US"/>
        </w:rPr>
        <w:t>Medium</w:t>
      </w:r>
      <w:r w:rsidR="0007654D">
        <w:rPr>
          <w:b/>
          <w:bCs/>
          <w:lang w:val="en-US"/>
        </w:rPr>
        <w:t>:</w:t>
      </w:r>
      <w:r w:rsidRPr="004A2375">
        <w:rPr>
          <w:b/>
          <w:bCs/>
          <w:lang w:val="en-US"/>
        </w:rPr>
        <w:t xml:space="preserve"> </w:t>
      </w:r>
      <w:r w:rsidRPr="004A2375">
        <w:rPr>
          <w:lang w:val="en-US"/>
        </w:rPr>
        <w:t>Aligns with ESA/CNES institutional continuity, French sovereign preference and existing MFF/ESA Ministerial funding for CSG — politically low-risk and defensible. Two political questions are distinctive: treating a naval launch platform as a “European-controlled” entity, and counteracting a possible loss of CSG operating authorisation.</w:t>
      </w:r>
    </w:p>
    <w:p w14:paraId="52FA2EC7" w14:textId="3F2ABA24" w:rsidR="00560B92" w:rsidRDefault="006C69D3">
      <w:pPr>
        <w:pStyle w:val="ListParagraph"/>
        <w:numPr>
          <w:ilvl w:val="0"/>
          <w:numId w:val="2"/>
        </w:numPr>
        <w:spacing w:after="80" w:line="264" w:lineRule="auto"/>
      </w:pPr>
      <w:r w:rsidRPr="004A2375">
        <w:rPr>
          <w:b/>
          <w:bCs/>
          <w:lang w:val="en-US"/>
        </w:rPr>
        <w:t xml:space="preserve">Technical — </w:t>
      </w:r>
      <w:r w:rsidR="001A396E">
        <w:rPr>
          <w:b/>
          <w:bCs/>
          <w:lang w:val="en-US"/>
        </w:rPr>
        <w:t>H</w:t>
      </w:r>
      <w:r w:rsidRPr="004A2375">
        <w:rPr>
          <w:b/>
          <w:bCs/>
          <w:lang w:val="en-US"/>
        </w:rPr>
        <w:t>igh</w:t>
      </w:r>
      <w:r w:rsidR="0007654D">
        <w:rPr>
          <w:b/>
          <w:bCs/>
          <w:lang w:val="en-US"/>
        </w:rPr>
        <w:t>:</w:t>
      </w:r>
      <w:r w:rsidRPr="004A2375">
        <w:rPr>
          <w:b/>
          <w:bCs/>
          <w:lang w:val="en-US"/>
        </w:rPr>
        <w:t xml:space="preserve"> </w:t>
      </w:r>
      <w:r w:rsidRPr="004A2375">
        <w:rPr>
          <w:lang w:val="en-US"/>
        </w:rPr>
        <w:t xml:space="preserve">Mostly upgrades to existing mature infrastructure — a technically low-risk consolidation that resolves BEAP redundancy (B11 / C1), Pariacabo/Canopée redundancy (D1 / D2) and partial P5.2/P4 redundancy (B12 / C2). The distinctive technically driven element is the naval safe-extraction and launch technology, whose qualification status is a genuine maturity risk. </w:t>
      </w:r>
      <w:r>
        <w:t>The scenario does not, however, diversify Europe’s launch geography.</w:t>
      </w:r>
    </w:p>
    <w:p w14:paraId="52FA2EC8" w14:textId="77777777" w:rsidR="00560B92" w:rsidRDefault="006C69D3">
      <w:pPr>
        <w:pStyle w:val="Heading3"/>
      </w:pPr>
      <w:r>
        <w:t>Concrete infrastructure chain (all types)</w:t>
      </w:r>
    </w:p>
    <w:p w14:paraId="52FA2EC9" w14:textId="50B03ED9" w:rsidR="00560B92" w:rsidRPr="004A2375" w:rsidRDefault="006C69D3">
      <w:pPr>
        <w:spacing w:line="264" w:lineRule="auto"/>
        <w:rPr>
          <w:lang w:val="en-US"/>
        </w:rPr>
      </w:pPr>
      <w:r w:rsidRPr="004A2375">
        <w:rPr>
          <w:b/>
          <w:bCs/>
          <w:lang w:val="en-US"/>
        </w:rPr>
        <w:t>Launch</w:t>
      </w:r>
      <w:r w:rsidR="0007654D">
        <w:rPr>
          <w:b/>
          <w:bCs/>
          <w:lang w:val="en-US"/>
        </w:rPr>
        <w:t>:</w:t>
      </w:r>
      <w:r w:rsidRPr="004A2375">
        <w:rPr>
          <w:b/>
          <w:bCs/>
          <w:lang w:val="en-US"/>
        </w:rPr>
        <w:t xml:space="preserve"> </w:t>
      </w:r>
      <w:r w:rsidRPr="004A2375">
        <w:rPr>
          <w:lang w:val="en-US"/>
        </w:rPr>
        <w:t xml:space="preserve">Ariane 6 ELA-4/ZL4, Vega-C ELV/SLV and ELM-Diamant (MaiaSpace Maia on ELM2/former ELS; PLD Miura 5, Isar, RFA, Latitude, Sirius on the multi-launcher zone) are consolidated as the </w:t>
      </w:r>
      <w:r w:rsidRPr="004A2375">
        <w:rPr>
          <w:b/>
          <w:bCs/>
          <w:lang w:val="en-US"/>
        </w:rPr>
        <w:t>European orbital core</w:t>
      </w:r>
      <w:r w:rsidRPr="004A2375">
        <w:rPr>
          <w:lang w:val="en-US"/>
        </w:rPr>
        <w:t>. Idle CSG assets such as ELS/ELA-3 are assessed for reuse rather than left as sunk capital (B13). Andøya, SaxaVord, Esrange and Malbusca continue — supported but not elevated. A naval platform adds a low-inclination back-up and a contingency against loss of CSG access</w:t>
      </w:r>
    </w:p>
    <w:p w14:paraId="52FA2ECA" w14:textId="1467D9E3" w:rsidR="00560B92" w:rsidRPr="004A2375" w:rsidRDefault="006C69D3">
      <w:pPr>
        <w:spacing w:line="264" w:lineRule="auto"/>
        <w:rPr>
          <w:lang w:val="en-US"/>
        </w:rPr>
      </w:pPr>
      <w:r w:rsidRPr="004A2375">
        <w:rPr>
          <w:b/>
          <w:bCs/>
          <w:lang w:val="en-US"/>
        </w:rPr>
        <w:t>Payload integration and preparation</w:t>
      </w:r>
      <w:r w:rsidR="0007654D">
        <w:rPr>
          <w:b/>
          <w:bCs/>
          <w:lang w:val="en-US"/>
        </w:rPr>
        <w:t>:</w:t>
      </w:r>
      <w:r w:rsidRPr="004A2375">
        <w:rPr>
          <w:b/>
          <w:bCs/>
          <w:lang w:val="en-US"/>
        </w:rPr>
        <w:t xml:space="preserve"> </w:t>
      </w:r>
      <w:r w:rsidRPr="004A2375">
        <w:rPr>
          <w:lang w:val="en-US"/>
        </w:rPr>
        <w:t xml:space="preserve">EPCU S1/S3/S5 and the Ariane 6 Encapsulation Facility become </w:t>
      </w:r>
      <w:r w:rsidRPr="004A2375">
        <w:rPr>
          <w:b/>
          <w:bCs/>
          <w:lang w:val="en-US"/>
        </w:rPr>
        <w:t>priority throughput assets</w:t>
      </w:r>
      <w:r w:rsidRPr="004A2375">
        <w:rPr>
          <w:lang w:val="en-US"/>
        </w:rPr>
        <w:t>, with additional clean-room and storage capacity planned before cadence increases (easing the parallel-campaign constraint B14).</w:t>
      </w:r>
    </w:p>
    <w:p w14:paraId="52FA2ECB" w14:textId="6F1E8A3E" w:rsidR="00560B92" w:rsidRPr="004A2375" w:rsidRDefault="006C69D3">
      <w:pPr>
        <w:spacing w:line="264" w:lineRule="auto"/>
        <w:rPr>
          <w:lang w:val="en-US"/>
        </w:rPr>
      </w:pPr>
      <w:r w:rsidRPr="004A2375">
        <w:rPr>
          <w:b/>
          <w:bCs/>
          <w:lang w:val="en-US"/>
        </w:rPr>
        <w:t>Testing</w:t>
      </w:r>
      <w:r w:rsidR="0007654D">
        <w:rPr>
          <w:b/>
          <w:bCs/>
          <w:lang w:val="en-US"/>
        </w:rPr>
        <w:t>:</w:t>
      </w:r>
      <w:r w:rsidRPr="004A2375">
        <w:rPr>
          <w:b/>
          <w:bCs/>
          <w:lang w:val="en-US"/>
        </w:rPr>
        <w:t xml:space="preserve"> </w:t>
      </w:r>
      <w:r w:rsidRPr="004A2375">
        <w:rPr>
          <w:lang w:val="en-US"/>
        </w:rPr>
        <w:t xml:space="preserve">BEAP risk is </w:t>
      </w:r>
      <w:r w:rsidRPr="004A2375">
        <w:rPr>
          <w:b/>
          <w:bCs/>
          <w:lang w:val="en-US"/>
        </w:rPr>
        <w:t>explicitly costed</w:t>
      </w:r>
      <w:r w:rsidRPr="004A2375">
        <w:rPr>
          <w:lang w:val="en-US"/>
        </w:rPr>
        <w:t xml:space="preserve"> because P120C/P160C affects both Ariane 6 boosters and the Vega-C first stage; a second solid-motor test capability is initiated (B11 / C1). DLR P5.2/P4 remains critical, and a </w:t>
      </w:r>
      <w:r w:rsidRPr="004A2375">
        <w:rPr>
          <w:b/>
          <w:bCs/>
          <w:lang w:val="en-US"/>
        </w:rPr>
        <w:t>partial second cryogenic path</w:t>
      </w:r>
      <w:r w:rsidRPr="004A2375">
        <w:rPr>
          <w:lang w:val="en-US"/>
        </w:rPr>
        <w:t xml:space="preserve"> is initiated — candidates: a Vernon PF52 upgrade, ONERA Fauga-Mauzac augmentation, or Nammo Raufoss for smaller stages (B12 / C2).</w:t>
      </w:r>
    </w:p>
    <w:p w14:paraId="52FA2ECC" w14:textId="01AA4FE2" w:rsidR="00560B92" w:rsidRPr="004A2375" w:rsidRDefault="006C69D3">
      <w:pPr>
        <w:spacing w:line="264" w:lineRule="auto"/>
        <w:rPr>
          <w:lang w:val="en-US"/>
        </w:rPr>
      </w:pPr>
      <w:r w:rsidRPr="004A2375">
        <w:rPr>
          <w:b/>
          <w:bCs/>
          <w:lang w:val="en-US"/>
        </w:rPr>
        <w:t>Manufacturing</w:t>
      </w:r>
      <w:r w:rsidR="0007654D">
        <w:rPr>
          <w:b/>
          <w:bCs/>
          <w:lang w:val="en-US"/>
        </w:rPr>
        <w:t>:</w:t>
      </w:r>
      <w:r w:rsidRPr="004A2375">
        <w:rPr>
          <w:b/>
          <w:bCs/>
          <w:lang w:val="en-US"/>
        </w:rPr>
        <w:t xml:space="preserve"> </w:t>
      </w:r>
      <w:r w:rsidRPr="004A2375">
        <w:rPr>
          <w:lang w:val="en-US"/>
        </w:rPr>
        <w:t xml:space="preserve">ArianeGroup’s mainland-Europe-to-Kourou route via Canopée remains central; Ariane 6/Vega production and propellant/solid-motor supply receive </w:t>
      </w:r>
      <w:r w:rsidRPr="004A2375">
        <w:rPr>
          <w:b/>
          <w:bCs/>
          <w:lang w:val="en-US"/>
        </w:rPr>
        <w:t>buffer-stock and second-source resilience analysis</w:t>
      </w:r>
      <w:r w:rsidRPr="004A2375">
        <w:rPr>
          <w:lang w:val="en-US"/>
        </w:rPr>
        <w:t xml:space="preserve"> (C1, C3, C4). Les Mureaux, Bremen and Colleferro are treated as Level 1 manufacturing assets deserving explicit resilience investment; Vernon PF20/PF52 takes a combined test + manufacturing role (Vinci upper-stage engine + MaiaSpace Maia reusable engine); MT Aerospace Augsburg is treated as a Level 1 shared supplier. Smaller manufacturers continue as Level 2.</w:t>
      </w:r>
    </w:p>
    <w:p w14:paraId="52FA2ECD" w14:textId="7DC73F2E" w:rsidR="00560B92" w:rsidRPr="004A2375" w:rsidRDefault="006C69D3">
      <w:pPr>
        <w:spacing w:line="264" w:lineRule="auto"/>
        <w:rPr>
          <w:lang w:val="en-US"/>
        </w:rPr>
      </w:pPr>
      <w:r w:rsidRPr="004A2375">
        <w:rPr>
          <w:b/>
          <w:bCs/>
          <w:lang w:val="en-US"/>
        </w:rPr>
        <w:t>TT&amp;C, range &amp; safety</w:t>
      </w:r>
      <w:r w:rsidR="0007654D">
        <w:rPr>
          <w:b/>
          <w:bCs/>
          <w:lang w:val="en-US"/>
        </w:rPr>
        <w:t>:</w:t>
      </w:r>
      <w:r w:rsidRPr="004A2375">
        <w:rPr>
          <w:b/>
          <w:bCs/>
          <w:lang w:val="en-US"/>
        </w:rPr>
        <w:t xml:space="preserve"> </w:t>
      </w:r>
      <w:r w:rsidRPr="004A2375">
        <w:rPr>
          <w:lang w:val="en-US"/>
        </w:rPr>
        <w:t xml:space="preserve">CSG radars, telemetry, the Jupiter/control-centre architecture and downrange stations are </w:t>
      </w:r>
      <w:r w:rsidRPr="004A2375">
        <w:rPr>
          <w:b/>
          <w:bCs/>
          <w:lang w:val="en-US"/>
        </w:rPr>
        <w:t>strengthened</w:t>
      </w:r>
      <w:r w:rsidRPr="004A2375">
        <w:rPr>
          <w:lang w:val="en-US"/>
        </w:rPr>
        <w:t xml:space="preserve">; </w:t>
      </w:r>
      <w:r w:rsidRPr="004A2375">
        <w:rPr>
          <w:b/>
          <w:bCs/>
          <w:lang w:val="en-US"/>
        </w:rPr>
        <w:t>maritime telemetry alternatives</w:t>
      </w:r>
      <w:r w:rsidRPr="004A2375">
        <w:rPr>
          <w:lang w:val="en-US"/>
        </w:rPr>
        <w:t xml:space="preserve"> are evaluated where ocean trajectories create ad-hoc coverage needs, giving surge and backup capacity and partially addressing the continuous-ascent-telemetry gap (B5). SvalSat/Troll and ESTRACK remain the backbone; Baltasound, Polaris ACC and SaxaVord Range Control retain their site-specific roles.</w:t>
      </w:r>
    </w:p>
    <w:p w14:paraId="52FA2ECE" w14:textId="5FCFBCC0" w:rsidR="00560B92" w:rsidRPr="004A2375" w:rsidRDefault="006C69D3">
      <w:pPr>
        <w:spacing w:line="264" w:lineRule="auto"/>
        <w:rPr>
          <w:lang w:val="en-US"/>
        </w:rPr>
      </w:pPr>
      <w:r w:rsidRPr="004A2375">
        <w:rPr>
          <w:b/>
          <w:bCs/>
          <w:lang w:val="en-US"/>
        </w:rPr>
        <w:t>Operations</w:t>
      </w:r>
      <w:r w:rsidR="0007654D">
        <w:rPr>
          <w:b/>
          <w:bCs/>
          <w:lang w:val="en-US"/>
        </w:rPr>
        <w:t>:</w:t>
      </w:r>
      <w:r w:rsidRPr="004A2375">
        <w:rPr>
          <w:b/>
          <w:bCs/>
          <w:lang w:val="en-US"/>
        </w:rPr>
        <w:t xml:space="preserve"> </w:t>
      </w:r>
      <w:r w:rsidRPr="004A2375">
        <w:rPr>
          <w:lang w:val="en-US"/>
        </w:rPr>
        <w:t xml:space="preserve">Jupiter Control Room is upgraded for </w:t>
      </w:r>
      <w:r w:rsidRPr="004A2375">
        <w:rPr>
          <w:b/>
          <w:bCs/>
          <w:lang w:val="en-US"/>
        </w:rPr>
        <w:t>cadence and multi-launcher simultaneous operations</w:t>
      </w:r>
      <w:r w:rsidRPr="004A2375">
        <w:rPr>
          <w:lang w:val="en-US"/>
        </w:rPr>
        <w:t xml:space="preserve"> (Ariane 6 + Vega-C + ELM-Diamant entrants), easing the single-control-room capacity constraint (B15) and part of the fragmentation issue (H8). ESOC, Galileo GCCs, GSMC and Columbus CC continue at Level 1.</w:t>
      </w:r>
    </w:p>
    <w:p w14:paraId="52FA2ECF" w14:textId="3F88EC7D" w:rsidR="00560B92" w:rsidRPr="004A2375" w:rsidRDefault="006C69D3">
      <w:pPr>
        <w:spacing w:line="264" w:lineRule="auto"/>
        <w:rPr>
          <w:lang w:val="en-US"/>
        </w:rPr>
      </w:pPr>
      <w:r w:rsidRPr="004A2375">
        <w:rPr>
          <w:b/>
          <w:bCs/>
          <w:lang w:val="en-US"/>
        </w:rPr>
        <w:t>Transportation</w:t>
      </w:r>
      <w:r w:rsidR="0007654D">
        <w:rPr>
          <w:b/>
          <w:bCs/>
          <w:lang w:val="en-US"/>
        </w:rPr>
        <w:t>:</w:t>
      </w:r>
      <w:r w:rsidRPr="004A2375">
        <w:rPr>
          <w:b/>
          <w:bCs/>
          <w:lang w:val="en-US"/>
        </w:rPr>
        <w:t xml:space="preserve"> </w:t>
      </w:r>
      <w:r w:rsidRPr="004A2375">
        <w:rPr>
          <w:lang w:val="en-US"/>
        </w:rPr>
        <w:t>Pariacabo harbour and the Route de l’Espace are treated as strategic vulnerabilities, with three mitigations: a second-quay/second-vessel arrangement (D1, D2); port hardening and better convoy management (2017 blockade precedent — D3, H14); and a buffer-stock strategy for solid-motor components at CSG (C1).</w:t>
      </w:r>
    </w:p>
    <w:p w14:paraId="52FA2ED0" w14:textId="02E54FFB" w:rsidR="00560B92" w:rsidRPr="004A2375" w:rsidRDefault="006C69D3">
      <w:pPr>
        <w:spacing w:line="264" w:lineRule="auto"/>
        <w:rPr>
          <w:lang w:val="en-US"/>
        </w:rPr>
      </w:pPr>
      <w:r w:rsidRPr="004A2375">
        <w:rPr>
          <w:b/>
          <w:bCs/>
          <w:lang w:val="en-US"/>
        </w:rPr>
        <w:t>SSA &amp; space weather</w:t>
      </w:r>
      <w:r w:rsidR="0007654D">
        <w:rPr>
          <w:b/>
          <w:bCs/>
          <w:lang w:val="en-US"/>
        </w:rPr>
        <w:t>:</w:t>
      </w:r>
      <w:r w:rsidRPr="004A2375">
        <w:rPr>
          <w:b/>
          <w:bCs/>
          <w:lang w:val="en-US"/>
        </w:rPr>
        <w:t xml:space="preserve"> </w:t>
      </w:r>
      <w:r w:rsidRPr="004A2375">
        <w:rPr>
          <w:lang w:val="en-US"/>
        </w:rPr>
        <w:t xml:space="preserve">EU SST and the ESA Space Weather Office remain unchanged in role, with </w:t>
      </w:r>
      <w:r w:rsidRPr="004A2375">
        <w:rPr>
          <w:b/>
          <w:bCs/>
          <w:lang w:val="en-US"/>
        </w:rPr>
        <w:t>integration into CSG range safety explicitly reinforced</w:t>
      </w:r>
      <w:r w:rsidRPr="004A2375">
        <w:rPr>
          <w:lang w:val="en-US"/>
        </w:rPr>
        <w:t xml:space="preserve"> (integrated civil-military tracking and comms).</w:t>
      </w:r>
    </w:p>
    <w:p w14:paraId="52FA2ED1" w14:textId="77777777" w:rsidR="00560B92" w:rsidRPr="004A2375" w:rsidRDefault="006C69D3">
      <w:pPr>
        <w:pStyle w:val="Heading3"/>
        <w:rPr>
          <w:lang w:val="en-US"/>
        </w:rPr>
      </w:pPr>
      <w:r w:rsidRPr="004A2375">
        <w:rPr>
          <w:lang w:val="en-US"/>
        </w:rPr>
        <w:t>Bottlenecks and gaps addressed</w:t>
      </w:r>
    </w:p>
    <w:p w14:paraId="52FA2ED2" w14:textId="77777777" w:rsidR="00560B92" w:rsidRPr="004A2375" w:rsidRDefault="006C69D3">
      <w:pPr>
        <w:spacing w:before="160" w:after="80"/>
        <w:rPr>
          <w:lang w:val="en-US"/>
        </w:rPr>
      </w:pPr>
      <w:r w:rsidRPr="004A2375">
        <w:rPr>
          <w:b/>
          <w:bCs/>
          <w:color w:val="1F3864"/>
          <w:sz w:val="18"/>
          <w:szCs w:val="18"/>
          <w:lang w:val="en-US"/>
        </w:rPr>
        <w:t>Table 5.7 – Scenario 4: status of key bottlenecks and gaps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560B92" w:rsidRPr="009B49D5" w14:paraId="52FA2ED6" w14:textId="77777777">
        <w:trPr>
          <w:tblHeader/>
        </w:trPr>
        <w:tc>
          <w:tcPr>
            <w:tcW w:w="2550" w:type="dxa"/>
            <w:shd w:val="clear" w:color="auto" w:fill="1F3864"/>
            <w:tcMar>
              <w:top w:w="60" w:type="dxa"/>
              <w:left w:w="90" w:type="dxa"/>
              <w:bottom w:w="60" w:type="dxa"/>
              <w:right w:w="90" w:type="dxa"/>
            </w:tcMar>
            <w:vAlign w:val="center"/>
          </w:tcPr>
          <w:p w14:paraId="52FA2ED3" w14:textId="1E994E00" w:rsidR="00560B92" w:rsidRDefault="00E945BD">
            <w:pPr>
              <w:spacing w:after="0"/>
            </w:pPr>
            <w:r>
              <w:rPr>
                <w:b/>
                <w:bCs/>
                <w:color w:val="FFFFFF"/>
                <w:sz w:val="18"/>
                <w:szCs w:val="18"/>
              </w:rPr>
              <w:lastRenderedPageBreak/>
              <w:t>Task 2.3 item (ID + short)</w:t>
            </w:r>
          </w:p>
        </w:tc>
        <w:tc>
          <w:tcPr>
            <w:tcW w:w="1250" w:type="dxa"/>
            <w:shd w:val="clear" w:color="auto" w:fill="1F3864"/>
            <w:tcMar>
              <w:top w:w="60" w:type="dxa"/>
              <w:left w:w="90" w:type="dxa"/>
              <w:bottom w:w="60" w:type="dxa"/>
              <w:right w:w="90" w:type="dxa"/>
            </w:tcMar>
            <w:vAlign w:val="center"/>
          </w:tcPr>
          <w:p w14:paraId="52FA2ED4" w14:textId="77777777" w:rsidR="00560B92" w:rsidRDefault="006C69D3">
            <w:pPr>
              <w:spacing w:after="0"/>
            </w:pPr>
            <w:r>
              <w:rPr>
                <w:b/>
                <w:bCs/>
                <w:color w:val="FFFFFF"/>
                <w:sz w:val="18"/>
                <w:szCs w:val="18"/>
              </w:rPr>
              <w:t>Status</w:t>
            </w:r>
          </w:p>
        </w:tc>
        <w:tc>
          <w:tcPr>
            <w:tcW w:w="5800" w:type="dxa"/>
            <w:shd w:val="clear" w:color="auto" w:fill="1F3864"/>
            <w:tcMar>
              <w:top w:w="60" w:type="dxa"/>
              <w:left w:w="90" w:type="dxa"/>
              <w:bottom w:w="60" w:type="dxa"/>
              <w:right w:w="90" w:type="dxa"/>
            </w:tcMar>
            <w:vAlign w:val="center"/>
          </w:tcPr>
          <w:p w14:paraId="52FA2ED5" w14:textId="77777777" w:rsidR="00560B92" w:rsidRPr="004A2375" w:rsidRDefault="006C69D3">
            <w:pPr>
              <w:spacing w:after="0"/>
              <w:rPr>
                <w:lang w:val="en-US"/>
              </w:rPr>
            </w:pPr>
            <w:r w:rsidRPr="004A2375">
              <w:rPr>
                <w:b/>
                <w:bCs/>
                <w:color w:val="FFFFFF"/>
                <w:sz w:val="18"/>
                <w:szCs w:val="18"/>
                <w:lang w:val="en-US"/>
              </w:rPr>
              <w:t>How it plays out under this scenario</w:t>
            </w:r>
          </w:p>
        </w:tc>
      </w:tr>
      <w:tr w:rsidR="00560B92" w:rsidRPr="009B49D5" w14:paraId="52FA2EDA" w14:textId="77777777">
        <w:tc>
          <w:tcPr>
            <w:tcW w:w="2550" w:type="dxa"/>
            <w:tcMar>
              <w:top w:w="60" w:type="dxa"/>
              <w:left w:w="90" w:type="dxa"/>
              <w:bottom w:w="60" w:type="dxa"/>
              <w:right w:w="90" w:type="dxa"/>
            </w:tcMar>
          </w:tcPr>
          <w:p w14:paraId="52FA2ED7" w14:textId="77777777" w:rsidR="00560B92" w:rsidRPr="004A2375" w:rsidRDefault="006C69D3">
            <w:pPr>
              <w:spacing w:after="40" w:line="230" w:lineRule="auto"/>
              <w:rPr>
                <w:lang w:val="en-US"/>
              </w:rPr>
            </w:pPr>
            <w:r w:rsidRPr="004A2375">
              <w:rPr>
                <w:b/>
                <w:bCs/>
                <w:sz w:val="18"/>
                <w:szCs w:val="18"/>
                <w:lang w:val="en-US"/>
              </w:rPr>
              <w:t>B11 / C1 — single solid plant + BEAP; P120C chain</w:t>
            </w:r>
          </w:p>
        </w:tc>
        <w:tc>
          <w:tcPr>
            <w:tcW w:w="1250" w:type="dxa"/>
            <w:tcMar>
              <w:top w:w="60" w:type="dxa"/>
              <w:left w:w="90" w:type="dxa"/>
              <w:bottom w:w="60" w:type="dxa"/>
              <w:right w:w="90" w:type="dxa"/>
            </w:tcMar>
          </w:tcPr>
          <w:p w14:paraId="52FA2ED8"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D9" w14:textId="77777777" w:rsidR="00560B92" w:rsidRPr="004A2375" w:rsidRDefault="006C69D3">
            <w:pPr>
              <w:spacing w:after="40" w:line="230" w:lineRule="auto"/>
              <w:rPr>
                <w:lang w:val="en-US"/>
              </w:rPr>
            </w:pPr>
            <w:r w:rsidRPr="004A2375">
              <w:rPr>
                <w:sz w:val="18"/>
                <w:szCs w:val="18"/>
                <w:lang w:val="en-US"/>
              </w:rPr>
              <w:t>A second solid-motor test capability plus buffer-stock for P120C/P160C components.</w:t>
            </w:r>
          </w:p>
        </w:tc>
      </w:tr>
      <w:tr w:rsidR="00560B92" w:rsidRPr="009B49D5" w14:paraId="52FA2EDE" w14:textId="77777777">
        <w:tc>
          <w:tcPr>
            <w:tcW w:w="2550" w:type="dxa"/>
            <w:tcMar>
              <w:top w:w="60" w:type="dxa"/>
              <w:left w:w="90" w:type="dxa"/>
              <w:bottom w:w="60" w:type="dxa"/>
              <w:right w:w="90" w:type="dxa"/>
            </w:tcMar>
          </w:tcPr>
          <w:p w14:paraId="52FA2EDB" w14:textId="77777777" w:rsidR="00560B92" w:rsidRDefault="006C69D3">
            <w:pPr>
              <w:spacing w:after="40" w:line="230" w:lineRule="auto"/>
            </w:pPr>
            <w:r>
              <w:rPr>
                <w:b/>
                <w:bCs/>
                <w:sz w:val="18"/>
                <w:szCs w:val="18"/>
              </w:rPr>
              <w:t>B12 / C2 — DLR P5.2/P4 sole cryo qualification</w:t>
            </w:r>
          </w:p>
        </w:tc>
        <w:tc>
          <w:tcPr>
            <w:tcW w:w="1250" w:type="dxa"/>
            <w:tcMar>
              <w:top w:w="60" w:type="dxa"/>
              <w:left w:w="90" w:type="dxa"/>
              <w:bottom w:w="60" w:type="dxa"/>
              <w:right w:w="90" w:type="dxa"/>
            </w:tcMar>
          </w:tcPr>
          <w:p w14:paraId="52FA2EDC"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DD" w14:textId="77777777" w:rsidR="00560B92" w:rsidRPr="004A2375" w:rsidRDefault="006C69D3">
            <w:pPr>
              <w:spacing w:after="40" w:line="230" w:lineRule="auto"/>
              <w:rPr>
                <w:lang w:val="en-US"/>
              </w:rPr>
            </w:pPr>
            <w:r w:rsidRPr="004A2375">
              <w:rPr>
                <w:sz w:val="18"/>
                <w:szCs w:val="18"/>
                <w:lang w:val="en-US"/>
              </w:rPr>
              <w:t>A partial second cryogenic path (Vernon / ONERA / Nammo candidates) is initiated.</w:t>
            </w:r>
          </w:p>
        </w:tc>
      </w:tr>
      <w:tr w:rsidR="00560B92" w:rsidRPr="009B49D5" w14:paraId="52FA2EE2" w14:textId="77777777">
        <w:tc>
          <w:tcPr>
            <w:tcW w:w="2550" w:type="dxa"/>
            <w:tcMar>
              <w:top w:w="60" w:type="dxa"/>
              <w:left w:w="90" w:type="dxa"/>
              <w:bottom w:w="60" w:type="dxa"/>
              <w:right w:w="90" w:type="dxa"/>
            </w:tcMar>
          </w:tcPr>
          <w:p w14:paraId="52FA2EDF" w14:textId="77777777" w:rsidR="00560B92" w:rsidRPr="004A2375" w:rsidRDefault="006C69D3">
            <w:pPr>
              <w:spacing w:after="40" w:line="230" w:lineRule="auto"/>
              <w:rPr>
                <w:lang w:val="en-US"/>
              </w:rPr>
            </w:pPr>
            <w:r w:rsidRPr="004A2375">
              <w:rPr>
                <w:b/>
                <w:bCs/>
                <w:sz w:val="18"/>
                <w:szCs w:val="18"/>
                <w:lang w:val="en-US"/>
              </w:rPr>
              <w:t>D1 / D2 / D3 — Canopée, Pariacabo, single road</w:t>
            </w:r>
          </w:p>
        </w:tc>
        <w:tc>
          <w:tcPr>
            <w:tcW w:w="1250" w:type="dxa"/>
            <w:tcMar>
              <w:top w:w="60" w:type="dxa"/>
              <w:left w:w="90" w:type="dxa"/>
              <w:bottom w:w="60" w:type="dxa"/>
              <w:right w:w="90" w:type="dxa"/>
            </w:tcMar>
          </w:tcPr>
          <w:p w14:paraId="52FA2EE0"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E1" w14:textId="77777777" w:rsidR="00560B92" w:rsidRPr="004A2375" w:rsidRDefault="006C69D3">
            <w:pPr>
              <w:spacing w:after="40" w:line="230" w:lineRule="auto"/>
              <w:rPr>
                <w:lang w:val="en-US"/>
              </w:rPr>
            </w:pPr>
            <w:r w:rsidRPr="004A2375">
              <w:rPr>
                <w:sz w:val="18"/>
                <w:szCs w:val="18"/>
                <w:lang w:val="en-US"/>
              </w:rPr>
              <w:t>Second-quay/second-vessel, port hardening, convoy management and buffer stock.</w:t>
            </w:r>
          </w:p>
        </w:tc>
      </w:tr>
      <w:tr w:rsidR="00560B92" w:rsidRPr="009B49D5" w14:paraId="52FA2EE6" w14:textId="77777777">
        <w:tc>
          <w:tcPr>
            <w:tcW w:w="2550" w:type="dxa"/>
            <w:tcMar>
              <w:top w:w="60" w:type="dxa"/>
              <w:left w:w="90" w:type="dxa"/>
              <w:bottom w:w="60" w:type="dxa"/>
              <w:right w:w="90" w:type="dxa"/>
            </w:tcMar>
          </w:tcPr>
          <w:p w14:paraId="52FA2EE3" w14:textId="77777777" w:rsidR="00560B92" w:rsidRPr="004A2375" w:rsidRDefault="006C69D3">
            <w:pPr>
              <w:spacing w:after="40" w:line="230" w:lineRule="auto"/>
              <w:rPr>
                <w:lang w:val="en-US"/>
              </w:rPr>
            </w:pPr>
            <w:r w:rsidRPr="004A2375">
              <w:rPr>
                <w:b/>
                <w:bCs/>
                <w:sz w:val="18"/>
                <w:szCs w:val="18"/>
                <w:lang w:val="en-US"/>
              </w:rPr>
              <w:t>B15 — single Jupiter control room</w:t>
            </w:r>
          </w:p>
        </w:tc>
        <w:tc>
          <w:tcPr>
            <w:tcW w:w="1250" w:type="dxa"/>
            <w:tcMar>
              <w:top w:w="60" w:type="dxa"/>
              <w:left w:w="90" w:type="dxa"/>
              <w:bottom w:w="60" w:type="dxa"/>
              <w:right w:w="90" w:type="dxa"/>
            </w:tcMar>
          </w:tcPr>
          <w:p w14:paraId="52FA2EE4"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E5" w14:textId="77777777" w:rsidR="00560B92" w:rsidRPr="004A2375" w:rsidRDefault="006C69D3">
            <w:pPr>
              <w:spacing w:after="40" w:line="230" w:lineRule="auto"/>
              <w:rPr>
                <w:lang w:val="en-US"/>
              </w:rPr>
            </w:pPr>
            <w:r w:rsidRPr="004A2375">
              <w:rPr>
                <w:sz w:val="18"/>
                <w:szCs w:val="18"/>
                <w:lang w:val="en-US"/>
              </w:rPr>
              <w:t>Jupiter upgraded for cadence and multi-launcher simultaneous operations.</w:t>
            </w:r>
          </w:p>
        </w:tc>
      </w:tr>
      <w:tr w:rsidR="00560B92" w:rsidRPr="009B49D5" w14:paraId="52FA2EEA" w14:textId="77777777">
        <w:tc>
          <w:tcPr>
            <w:tcW w:w="2550" w:type="dxa"/>
            <w:tcMar>
              <w:top w:w="60" w:type="dxa"/>
              <w:left w:w="90" w:type="dxa"/>
              <w:bottom w:w="60" w:type="dxa"/>
              <w:right w:w="90" w:type="dxa"/>
            </w:tcMar>
          </w:tcPr>
          <w:p w14:paraId="52FA2EE7" w14:textId="77777777" w:rsidR="00560B92" w:rsidRDefault="006C69D3">
            <w:pPr>
              <w:spacing w:after="40" w:line="230" w:lineRule="auto"/>
            </w:pPr>
            <w:r>
              <w:rPr>
                <w:b/>
                <w:bCs/>
                <w:sz w:val="18"/>
                <w:szCs w:val="18"/>
              </w:rPr>
              <w:t>B5 — no EU continuous ascent telemetry</w:t>
            </w:r>
          </w:p>
        </w:tc>
        <w:tc>
          <w:tcPr>
            <w:tcW w:w="1250" w:type="dxa"/>
            <w:tcMar>
              <w:top w:w="60" w:type="dxa"/>
              <w:left w:w="90" w:type="dxa"/>
              <w:bottom w:w="60" w:type="dxa"/>
              <w:right w:w="90" w:type="dxa"/>
            </w:tcMar>
          </w:tcPr>
          <w:p w14:paraId="52FA2EE8"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E9" w14:textId="77777777" w:rsidR="00560B92" w:rsidRPr="004A2375" w:rsidRDefault="006C69D3">
            <w:pPr>
              <w:spacing w:after="40" w:line="230" w:lineRule="auto"/>
              <w:rPr>
                <w:lang w:val="en-US"/>
              </w:rPr>
            </w:pPr>
            <w:r w:rsidRPr="004A2375">
              <w:rPr>
                <w:sz w:val="18"/>
                <w:szCs w:val="18"/>
                <w:lang w:val="en-US"/>
              </w:rPr>
              <w:t>Maritime telemetry alternatives provide surge and backup coverage.</w:t>
            </w:r>
          </w:p>
        </w:tc>
      </w:tr>
      <w:tr w:rsidR="00560B92" w:rsidRPr="009B49D5" w14:paraId="52FA2EEE" w14:textId="77777777">
        <w:tc>
          <w:tcPr>
            <w:tcW w:w="2550" w:type="dxa"/>
            <w:tcMar>
              <w:top w:w="60" w:type="dxa"/>
              <w:left w:w="90" w:type="dxa"/>
              <w:bottom w:w="60" w:type="dxa"/>
              <w:right w:w="90" w:type="dxa"/>
            </w:tcMar>
          </w:tcPr>
          <w:p w14:paraId="52FA2EEB" w14:textId="77777777" w:rsidR="00560B92" w:rsidRPr="004A2375" w:rsidRDefault="006C69D3">
            <w:pPr>
              <w:spacing w:after="40" w:line="230" w:lineRule="auto"/>
              <w:rPr>
                <w:lang w:val="en-US"/>
              </w:rPr>
            </w:pPr>
            <w:r w:rsidRPr="004A2375">
              <w:rPr>
                <w:b/>
                <w:bCs/>
                <w:sz w:val="18"/>
                <w:szCs w:val="18"/>
                <w:lang w:val="en-US"/>
              </w:rPr>
              <w:t>B1 — CSG sole heavy/low-inclination site</w:t>
            </w:r>
          </w:p>
        </w:tc>
        <w:tc>
          <w:tcPr>
            <w:tcW w:w="1250" w:type="dxa"/>
            <w:tcMar>
              <w:top w:w="60" w:type="dxa"/>
              <w:left w:w="90" w:type="dxa"/>
              <w:bottom w:w="60" w:type="dxa"/>
              <w:right w:w="90" w:type="dxa"/>
            </w:tcMar>
          </w:tcPr>
          <w:p w14:paraId="52FA2EEC" w14:textId="77777777" w:rsidR="00560B92" w:rsidRDefault="006C69D3">
            <w:pPr>
              <w:spacing w:after="40" w:line="230" w:lineRule="auto"/>
            </w:pPr>
            <w:r>
              <w:rPr>
                <w:b/>
                <w:bCs/>
                <w:sz w:val="18"/>
                <w:szCs w:val="18"/>
              </w:rPr>
              <w:t>Partly resolved</w:t>
            </w:r>
          </w:p>
        </w:tc>
        <w:tc>
          <w:tcPr>
            <w:tcW w:w="5800" w:type="dxa"/>
            <w:tcMar>
              <w:top w:w="60" w:type="dxa"/>
              <w:left w:w="90" w:type="dxa"/>
              <w:bottom w:w="60" w:type="dxa"/>
              <w:right w:w="90" w:type="dxa"/>
            </w:tcMar>
          </w:tcPr>
          <w:p w14:paraId="52FA2EED" w14:textId="77777777" w:rsidR="00560B92" w:rsidRPr="004A2375" w:rsidRDefault="006C69D3">
            <w:pPr>
              <w:spacing w:after="40" w:line="230" w:lineRule="auto"/>
              <w:rPr>
                <w:lang w:val="en-US"/>
              </w:rPr>
            </w:pPr>
            <w:r w:rsidRPr="004A2375">
              <w:rPr>
                <w:sz w:val="18"/>
                <w:szCs w:val="18"/>
                <w:lang w:val="en-US"/>
              </w:rPr>
              <w:t>A naval platform adds low-inclination back-up and a loss-of-access contingency; land geography still undiversified.</w:t>
            </w:r>
          </w:p>
        </w:tc>
      </w:tr>
      <w:tr w:rsidR="00560B92" w:rsidRPr="009B49D5" w14:paraId="52FA2EF2" w14:textId="77777777">
        <w:tc>
          <w:tcPr>
            <w:tcW w:w="2550" w:type="dxa"/>
            <w:tcMar>
              <w:top w:w="60" w:type="dxa"/>
              <w:left w:w="90" w:type="dxa"/>
              <w:bottom w:w="60" w:type="dxa"/>
              <w:right w:w="90" w:type="dxa"/>
            </w:tcMar>
          </w:tcPr>
          <w:p w14:paraId="52FA2EEF" w14:textId="77777777" w:rsidR="00560B92" w:rsidRDefault="006C69D3">
            <w:pPr>
              <w:spacing w:after="40" w:line="230" w:lineRule="auto"/>
            </w:pPr>
            <w:r>
              <w:rPr>
                <w:b/>
                <w:bCs/>
                <w:sz w:val="18"/>
                <w:szCs w:val="18"/>
              </w:rPr>
              <w:t>B13 — idle CSG assets (ELS/ELA-3) no reuse plan</w:t>
            </w:r>
          </w:p>
        </w:tc>
        <w:tc>
          <w:tcPr>
            <w:tcW w:w="1250" w:type="dxa"/>
            <w:tcMar>
              <w:top w:w="60" w:type="dxa"/>
              <w:left w:w="90" w:type="dxa"/>
              <w:bottom w:w="60" w:type="dxa"/>
              <w:right w:w="90" w:type="dxa"/>
            </w:tcMar>
          </w:tcPr>
          <w:p w14:paraId="52FA2EF0" w14:textId="77777777" w:rsidR="00560B92" w:rsidRDefault="006C69D3">
            <w:pPr>
              <w:spacing w:after="40" w:line="230" w:lineRule="auto"/>
            </w:pPr>
            <w:r>
              <w:rPr>
                <w:b/>
                <w:bCs/>
                <w:sz w:val="18"/>
                <w:szCs w:val="18"/>
              </w:rPr>
              <w:t>Resolved</w:t>
            </w:r>
          </w:p>
        </w:tc>
        <w:tc>
          <w:tcPr>
            <w:tcW w:w="5800" w:type="dxa"/>
            <w:tcMar>
              <w:top w:w="60" w:type="dxa"/>
              <w:left w:w="90" w:type="dxa"/>
              <w:bottom w:w="60" w:type="dxa"/>
              <w:right w:w="90" w:type="dxa"/>
            </w:tcMar>
          </w:tcPr>
          <w:p w14:paraId="52FA2EF1" w14:textId="77777777" w:rsidR="00560B92" w:rsidRPr="004A2375" w:rsidRDefault="006C69D3">
            <w:pPr>
              <w:spacing w:after="40" w:line="230" w:lineRule="auto"/>
              <w:rPr>
                <w:lang w:val="en-US"/>
              </w:rPr>
            </w:pPr>
            <w:r w:rsidRPr="004A2375">
              <w:rPr>
                <w:sz w:val="18"/>
                <w:szCs w:val="18"/>
                <w:lang w:val="en-US"/>
              </w:rPr>
              <w:t>Idle assets assessed for reuse rather than left as sunk capital.</w:t>
            </w:r>
          </w:p>
        </w:tc>
      </w:tr>
      <w:tr w:rsidR="00560B92" w:rsidRPr="009B49D5" w14:paraId="52FA2EF6" w14:textId="77777777">
        <w:tc>
          <w:tcPr>
            <w:tcW w:w="2550" w:type="dxa"/>
            <w:tcMar>
              <w:top w:w="60" w:type="dxa"/>
              <w:left w:w="90" w:type="dxa"/>
              <w:bottom w:w="60" w:type="dxa"/>
              <w:right w:w="90" w:type="dxa"/>
            </w:tcMar>
          </w:tcPr>
          <w:p w14:paraId="52FA2EF3" w14:textId="77777777" w:rsidR="00560B92" w:rsidRPr="004A2375" w:rsidRDefault="006C69D3">
            <w:pPr>
              <w:spacing w:after="40" w:line="230" w:lineRule="auto"/>
              <w:rPr>
                <w:lang w:val="en-US"/>
              </w:rPr>
            </w:pPr>
            <w:r w:rsidRPr="004A2375">
              <w:rPr>
                <w:b/>
                <w:bCs/>
                <w:sz w:val="18"/>
                <w:szCs w:val="18"/>
                <w:lang w:val="en-US"/>
              </w:rPr>
              <w:t>B4 — no orbital capability outside CSG (land)</w:t>
            </w:r>
          </w:p>
        </w:tc>
        <w:tc>
          <w:tcPr>
            <w:tcW w:w="1250" w:type="dxa"/>
            <w:tcMar>
              <w:top w:w="60" w:type="dxa"/>
              <w:left w:w="90" w:type="dxa"/>
              <w:bottom w:w="60" w:type="dxa"/>
              <w:right w:w="90" w:type="dxa"/>
            </w:tcMar>
          </w:tcPr>
          <w:p w14:paraId="52FA2EF4" w14:textId="3239F81F" w:rsidR="00560B92" w:rsidRDefault="00DE48AB">
            <w:pPr>
              <w:spacing w:after="40" w:line="230" w:lineRule="auto"/>
            </w:pPr>
            <w:r>
              <w:rPr>
                <w:b/>
                <w:bCs/>
                <w:sz w:val="18"/>
                <w:szCs w:val="18"/>
              </w:rPr>
              <w:t>Resolved</w:t>
            </w:r>
          </w:p>
        </w:tc>
        <w:tc>
          <w:tcPr>
            <w:tcW w:w="5800" w:type="dxa"/>
            <w:tcMar>
              <w:top w:w="60" w:type="dxa"/>
              <w:left w:w="90" w:type="dxa"/>
              <w:bottom w:w="60" w:type="dxa"/>
              <w:right w:w="90" w:type="dxa"/>
            </w:tcMar>
          </w:tcPr>
          <w:p w14:paraId="43EE944F" w14:textId="211F835A" w:rsidR="00DE48AB" w:rsidRDefault="00DE48AB">
            <w:pPr>
              <w:spacing w:after="40" w:line="230" w:lineRule="auto"/>
              <w:rPr>
                <w:sz w:val="18"/>
                <w:szCs w:val="18"/>
                <w:lang w:val="en-US"/>
              </w:rPr>
            </w:pPr>
            <w:r>
              <w:rPr>
                <w:sz w:val="18"/>
                <w:szCs w:val="18"/>
                <w:lang w:val="en-US"/>
              </w:rPr>
              <w:t>Naval platform consents access to any inclination orbit</w:t>
            </w:r>
          </w:p>
          <w:p w14:paraId="52FA2EF5" w14:textId="76375617" w:rsidR="00560B92" w:rsidRPr="004A2375" w:rsidRDefault="006C69D3">
            <w:pPr>
              <w:spacing w:after="40" w:line="230" w:lineRule="auto"/>
              <w:rPr>
                <w:lang w:val="en-US"/>
              </w:rPr>
            </w:pPr>
            <w:r w:rsidRPr="004A2375">
              <w:rPr>
                <w:sz w:val="18"/>
                <w:szCs w:val="18"/>
                <w:lang w:val="en-US"/>
              </w:rPr>
              <w:t>Complementary land sites are supported but not elevated.</w:t>
            </w:r>
          </w:p>
        </w:tc>
      </w:tr>
      <w:tr w:rsidR="00560B92" w:rsidRPr="009B49D5" w14:paraId="52FA2EFA" w14:textId="77777777">
        <w:tc>
          <w:tcPr>
            <w:tcW w:w="2550" w:type="dxa"/>
            <w:tcMar>
              <w:top w:w="60" w:type="dxa"/>
              <w:left w:w="90" w:type="dxa"/>
              <w:bottom w:w="60" w:type="dxa"/>
              <w:right w:w="90" w:type="dxa"/>
            </w:tcMar>
          </w:tcPr>
          <w:p w14:paraId="52FA2EF7" w14:textId="77777777" w:rsidR="00560B92" w:rsidRPr="004A2375" w:rsidRDefault="006C69D3">
            <w:pPr>
              <w:spacing w:after="40" w:line="230" w:lineRule="auto"/>
              <w:rPr>
                <w:lang w:val="en-US"/>
              </w:rPr>
            </w:pPr>
            <w:r w:rsidRPr="004A2375">
              <w:rPr>
                <w:b/>
                <w:bCs/>
                <w:sz w:val="18"/>
                <w:szCs w:val="18"/>
                <w:lang w:val="en-US"/>
              </w:rPr>
              <w:t>E1 / E11 — fragmented licensing; no harmonised FTS</w:t>
            </w:r>
          </w:p>
        </w:tc>
        <w:tc>
          <w:tcPr>
            <w:tcW w:w="1250" w:type="dxa"/>
            <w:tcMar>
              <w:top w:w="60" w:type="dxa"/>
              <w:left w:w="90" w:type="dxa"/>
              <w:bottom w:w="60" w:type="dxa"/>
              <w:right w:w="90" w:type="dxa"/>
            </w:tcMar>
          </w:tcPr>
          <w:p w14:paraId="52FA2EF8"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EF9" w14:textId="77777777" w:rsidR="00560B92" w:rsidRPr="004A2375" w:rsidRDefault="006C69D3">
            <w:pPr>
              <w:spacing w:after="40" w:line="230" w:lineRule="auto"/>
              <w:rPr>
                <w:lang w:val="en-US"/>
              </w:rPr>
            </w:pPr>
            <w:r w:rsidRPr="004A2375">
              <w:rPr>
                <w:sz w:val="18"/>
                <w:szCs w:val="18"/>
                <w:lang w:val="en-US"/>
              </w:rPr>
              <w:t>A single-hub strategy does not harmonise across sites.</w:t>
            </w:r>
          </w:p>
        </w:tc>
      </w:tr>
      <w:tr w:rsidR="00560B92" w:rsidRPr="009B49D5" w14:paraId="52FA2EFE" w14:textId="77777777">
        <w:tc>
          <w:tcPr>
            <w:tcW w:w="2550" w:type="dxa"/>
            <w:tcMar>
              <w:top w:w="60" w:type="dxa"/>
              <w:left w:w="90" w:type="dxa"/>
              <w:bottom w:w="60" w:type="dxa"/>
              <w:right w:w="90" w:type="dxa"/>
            </w:tcMar>
          </w:tcPr>
          <w:p w14:paraId="52FA2EFB" w14:textId="77777777" w:rsidR="00560B92" w:rsidRPr="004A2375" w:rsidRDefault="006C69D3">
            <w:pPr>
              <w:spacing w:after="40" w:line="230" w:lineRule="auto"/>
              <w:rPr>
                <w:lang w:val="en-US"/>
              </w:rPr>
            </w:pPr>
            <w:r w:rsidRPr="004A2375">
              <w:rPr>
                <w:b/>
                <w:bCs/>
                <w:sz w:val="18"/>
                <w:szCs w:val="18"/>
                <w:lang w:val="en-US"/>
              </w:rPr>
              <w:t>F15 — CSG reliance on multi-annual ESA funding</w:t>
            </w:r>
          </w:p>
        </w:tc>
        <w:tc>
          <w:tcPr>
            <w:tcW w:w="1250" w:type="dxa"/>
            <w:tcMar>
              <w:top w:w="60" w:type="dxa"/>
              <w:left w:w="90" w:type="dxa"/>
              <w:bottom w:w="60" w:type="dxa"/>
              <w:right w:w="90" w:type="dxa"/>
            </w:tcMar>
          </w:tcPr>
          <w:p w14:paraId="52FA2EFC"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EFD" w14:textId="77777777" w:rsidR="00560B92" w:rsidRPr="004A2375" w:rsidRDefault="006C69D3">
            <w:pPr>
              <w:spacing w:after="40" w:line="230" w:lineRule="auto"/>
              <w:rPr>
                <w:lang w:val="en-US"/>
              </w:rPr>
            </w:pPr>
            <w:r w:rsidRPr="004A2375">
              <w:rPr>
                <w:sz w:val="18"/>
                <w:szCs w:val="18"/>
                <w:lang w:val="en-US"/>
              </w:rPr>
              <w:t>The scenario deepens rather than diversifies CSG funding dependence.</w:t>
            </w:r>
          </w:p>
        </w:tc>
      </w:tr>
      <w:tr w:rsidR="00560B92" w:rsidRPr="009B49D5" w14:paraId="52FA2F02" w14:textId="77777777">
        <w:tc>
          <w:tcPr>
            <w:tcW w:w="2550" w:type="dxa"/>
            <w:tcMar>
              <w:top w:w="60" w:type="dxa"/>
              <w:left w:w="90" w:type="dxa"/>
              <w:bottom w:w="60" w:type="dxa"/>
              <w:right w:w="90" w:type="dxa"/>
            </w:tcMar>
          </w:tcPr>
          <w:p w14:paraId="52FA2EFF" w14:textId="77777777" w:rsidR="00560B92" w:rsidRPr="004A2375" w:rsidRDefault="006C69D3">
            <w:pPr>
              <w:spacing w:after="40" w:line="230" w:lineRule="auto"/>
              <w:rPr>
                <w:lang w:val="fr-BE"/>
              </w:rPr>
            </w:pPr>
            <w:r w:rsidRPr="004A2375">
              <w:rPr>
                <w:b/>
                <w:bCs/>
                <w:sz w:val="18"/>
                <w:szCs w:val="18"/>
                <w:lang w:val="fr-BE"/>
              </w:rPr>
              <w:t>A1 / A4 / A6 — non-EU components, amplifiers, An-124</w:t>
            </w:r>
          </w:p>
        </w:tc>
        <w:tc>
          <w:tcPr>
            <w:tcW w:w="1250" w:type="dxa"/>
            <w:tcMar>
              <w:top w:w="60" w:type="dxa"/>
              <w:left w:w="90" w:type="dxa"/>
              <w:bottom w:w="60" w:type="dxa"/>
              <w:right w:w="90" w:type="dxa"/>
            </w:tcMar>
          </w:tcPr>
          <w:p w14:paraId="52FA2F00"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F01" w14:textId="77777777" w:rsidR="00560B92" w:rsidRPr="004A2375" w:rsidRDefault="006C69D3">
            <w:pPr>
              <w:spacing w:after="40" w:line="230" w:lineRule="auto"/>
              <w:rPr>
                <w:lang w:val="en-US"/>
              </w:rPr>
            </w:pPr>
            <w:r w:rsidRPr="004A2375">
              <w:rPr>
                <w:sz w:val="18"/>
                <w:szCs w:val="18"/>
                <w:lang w:val="en-US"/>
              </w:rPr>
              <w:t>Component- and hardware-level dependencies persist.</w:t>
            </w:r>
          </w:p>
        </w:tc>
      </w:tr>
    </w:tbl>
    <w:p w14:paraId="52FA2F03" w14:textId="77777777" w:rsidR="00560B92" w:rsidRDefault="006C69D3">
      <w:pPr>
        <w:pStyle w:val="Heading3"/>
      </w:pPr>
      <w:r>
        <w:t>Embedded SWOT — Scenario 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60B92" w:rsidRPr="009B49D5" w14:paraId="52FA2F0E" w14:textId="77777777">
        <w:tc>
          <w:tcPr>
            <w:tcW w:w="4800" w:type="dxa"/>
            <w:tcMar>
              <w:top w:w="60" w:type="dxa"/>
              <w:left w:w="90" w:type="dxa"/>
              <w:bottom w:w="60" w:type="dxa"/>
              <w:right w:w="90" w:type="dxa"/>
            </w:tcMar>
          </w:tcPr>
          <w:p w14:paraId="52FA2F04" w14:textId="77777777" w:rsidR="00560B92" w:rsidRPr="004A2375" w:rsidRDefault="006C69D3">
            <w:pPr>
              <w:spacing w:after="40" w:line="230" w:lineRule="auto"/>
              <w:rPr>
                <w:lang w:val="en-US"/>
              </w:rPr>
            </w:pPr>
            <w:r w:rsidRPr="004A2375">
              <w:rPr>
                <w:b/>
                <w:bCs/>
                <w:sz w:val="18"/>
                <w:szCs w:val="18"/>
                <w:lang w:val="en-US"/>
              </w:rPr>
              <w:t>Strengths</w:t>
            </w:r>
          </w:p>
          <w:p w14:paraId="52FA2F05" w14:textId="77777777" w:rsidR="00560B92" w:rsidRPr="004A2375" w:rsidRDefault="006C69D3">
            <w:pPr>
              <w:spacing w:after="40" w:line="230" w:lineRule="auto"/>
              <w:rPr>
                <w:lang w:val="en-US"/>
              </w:rPr>
            </w:pPr>
            <w:r w:rsidRPr="004A2375">
              <w:rPr>
                <w:sz w:val="18"/>
                <w:szCs w:val="18"/>
                <w:lang w:val="en-US"/>
              </w:rPr>
              <w:t>– Strongest continuity option; politically defensible</w:t>
            </w:r>
          </w:p>
          <w:p w14:paraId="52FA2F06" w14:textId="7D41A21F" w:rsidR="00560B92" w:rsidRPr="004A2375" w:rsidRDefault="006C69D3">
            <w:pPr>
              <w:spacing w:after="40" w:line="230" w:lineRule="auto"/>
              <w:rPr>
                <w:lang w:val="en-US"/>
              </w:rPr>
            </w:pPr>
            <w:r w:rsidRPr="004A2375">
              <w:rPr>
                <w:sz w:val="18"/>
                <w:szCs w:val="18"/>
                <w:lang w:val="en-US"/>
              </w:rPr>
              <w:t xml:space="preserve">– Resolves the </w:t>
            </w:r>
            <w:r w:rsidR="00972B49">
              <w:rPr>
                <w:sz w:val="18"/>
                <w:szCs w:val="18"/>
                <w:lang w:val="en-US"/>
              </w:rPr>
              <w:t>four</w:t>
            </w:r>
            <w:r w:rsidRPr="004A2375">
              <w:rPr>
                <w:sz w:val="18"/>
                <w:szCs w:val="18"/>
                <w:lang w:val="en-US"/>
              </w:rPr>
              <w:t xml:space="preserve"> top CSG bottlenecks (B11/C1, D1/D2, B12/C2</w:t>
            </w:r>
            <w:r w:rsidR="00972B49">
              <w:rPr>
                <w:sz w:val="18"/>
                <w:szCs w:val="18"/>
                <w:lang w:val="en-US"/>
              </w:rPr>
              <w:t>, B4</w:t>
            </w:r>
            <w:r w:rsidRPr="004A2375">
              <w:rPr>
                <w:sz w:val="18"/>
                <w:szCs w:val="18"/>
                <w:lang w:val="en-US"/>
              </w:rPr>
              <w:t>)</w:t>
            </w:r>
          </w:p>
          <w:p w14:paraId="52FA2F07" w14:textId="77777777" w:rsidR="00560B92" w:rsidRDefault="006C69D3">
            <w:pPr>
              <w:spacing w:after="40" w:line="230" w:lineRule="auto"/>
              <w:rPr>
                <w:sz w:val="18"/>
                <w:szCs w:val="18"/>
                <w:lang w:val="en-US"/>
              </w:rPr>
            </w:pPr>
            <w:r w:rsidRPr="004A2375">
              <w:rPr>
                <w:sz w:val="18"/>
                <w:szCs w:val="18"/>
                <w:lang w:val="en-US"/>
              </w:rPr>
              <w:t>– Naval contingency against loss of CSG access</w:t>
            </w:r>
          </w:p>
          <w:p w14:paraId="5B69E740" w14:textId="53D24BED" w:rsidR="00630A99" w:rsidRPr="007B237D" w:rsidRDefault="007B237D" w:rsidP="007B237D">
            <w:pPr>
              <w:spacing w:after="40" w:line="230" w:lineRule="auto"/>
              <w:rPr>
                <w:sz w:val="18"/>
                <w:szCs w:val="18"/>
                <w:lang w:val="en-US"/>
              </w:rPr>
            </w:pPr>
            <w:r w:rsidRPr="007B237D">
              <w:rPr>
                <w:sz w:val="18"/>
                <w:szCs w:val="18"/>
                <w:lang w:val="en-US"/>
              </w:rPr>
              <w:t>-</w:t>
            </w:r>
            <w:r>
              <w:rPr>
                <w:sz w:val="18"/>
                <w:szCs w:val="18"/>
                <w:lang w:val="en-US"/>
              </w:rPr>
              <w:t xml:space="preserve"> </w:t>
            </w:r>
            <w:r w:rsidR="00630A99" w:rsidRPr="007B237D">
              <w:rPr>
                <w:sz w:val="18"/>
                <w:szCs w:val="18"/>
                <w:lang w:val="en-US"/>
              </w:rPr>
              <w:t>Naval platform to consent access to any inclination orbit and Launch from any international water area</w:t>
            </w:r>
            <w:r w:rsidR="00605A05" w:rsidRPr="007B237D">
              <w:rPr>
                <w:sz w:val="18"/>
                <w:szCs w:val="18"/>
                <w:lang w:val="en-US"/>
              </w:rPr>
              <w:t xml:space="preserve"> (within overfly safety constraints</w:t>
            </w:r>
            <w:r w:rsidR="000C3231" w:rsidRPr="007B237D">
              <w:rPr>
                <w:sz w:val="18"/>
                <w:szCs w:val="18"/>
                <w:lang w:val="en-US"/>
              </w:rPr>
              <w:t>)</w:t>
            </w:r>
          </w:p>
          <w:p w14:paraId="52FA2F08" w14:textId="77777777" w:rsidR="00560B92" w:rsidRPr="004A2375" w:rsidRDefault="006C69D3">
            <w:pPr>
              <w:spacing w:after="40" w:line="230" w:lineRule="auto"/>
              <w:rPr>
                <w:lang w:val="en-US"/>
              </w:rPr>
            </w:pPr>
            <w:r w:rsidRPr="004A2375">
              <w:rPr>
                <w:sz w:val="18"/>
                <w:szCs w:val="18"/>
                <w:lang w:val="en-US"/>
              </w:rPr>
              <w:t>– Elevates Vernon PF52/PF20 to combined test + manufacturing</w:t>
            </w:r>
          </w:p>
        </w:tc>
        <w:tc>
          <w:tcPr>
            <w:tcW w:w="4800" w:type="dxa"/>
            <w:tcMar>
              <w:top w:w="60" w:type="dxa"/>
              <w:left w:w="90" w:type="dxa"/>
              <w:bottom w:w="60" w:type="dxa"/>
              <w:right w:w="90" w:type="dxa"/>
            </w:tcMar>
          </w:tcPr>
          <w:p w14:paraId="52525F0C" w14:textId="74F08FFB" w:rsidR="007B237D" w:rsidRPr="004A2375" w:rsidRDefault="006C69D3" w:rsidP="007B237D">
            <w:pPr>
              <w:spacing w:after="40" w:line="230" w:lineRule="auto"/>
              <w:rPr>
                <w:lang w:val="en-US"/>
              </w:rPr>
            </w:pPr>
            <w:r w:rsidRPr="004A2375">
              <w:rPr>
                <w:b/>
                <w:bCs/>
                <w:sz w:val="18"/>
                <w:szCs w:val="18"/>
                <w:lang w:val="en-US"/>
              </w:rPr>
              <w:t>Weaknesses</w:t>
            </w:r>
            <w:r w:rsidR="007B237D" w:rsidRPr="004A2375">
              <w:rPr>
                <w:sz w:val="18"/>
                <w:szCs w:val="18"/>
                <w:lang w:val="en-US"/>
              </w:rPr>
              <w:t>– Naval safe-extraction/launch technology qualification risk</w:t>
            </w:r>
          </w:p>
          <w:p w14:paraId="3D151F02" w14:textId="77777777" w:rsidR="007B237D" w:rsidRPr="004A2375" w:rsidRDefault="007B237D" w:rsidP="007B237D">
            <w:pPr>
              <w:spacing w:after="40" w:line="230" w:lineRule="auto"/>
              <w:rPr>
                <w:lang w:val="en-US"/>
              </w:rPr>
            </w:pPr>
            <w:r w:rsidRPr="004A2375">
              <w:rPr>
                <w:sz w:val="18"/>
                <w:szCs w:val="18"/>
                <w:lang w:val="en-US"/>
              </w:rPr>
              <w:t>– Cross-site licensing fragmentation unaddressed (E1/E11)</w:t>
            </w:r>
          </w:p>
          <w:p w14:paraId="52FA2F0D" w14:textId="7DC98620" w:rsidR="00560B92" w:rsidRPr="004A2375" w:rsidRDefault="007B237D">
            <w:pPr>
              <w:spacing w:after="40" w:line="230" w:lineRule="auto"/>
              <w:rPr>
                <w:lang w:val="en-US"/>
              </w:rPr>
            </w:pPr>
            <w:r w:rsidRPr="004A2375">
              <w:rPr>
                <w:sz w:val="18"/>
                <w:szCs w:val="18"/>
                <w:lang w:val="en-US"/>
              </w:rPr>
              <w:t>– Deepens CSG ESA funding dependence (F15)</w:t>
            </w:r>
          </w:p>
        </w:tc>
      </w:tr>
      <w:tr w:rsidR="00560B92" w:rsidRPr="009B49D5" w14:paraId="52FA2F19" w14:textId="77777777">
        <w:tc>
          <w:tcPr>
            <w:tcW w:w="4800" w:type="dxa"/>
            <w:tcMar>
              <w:top w:w="60" w:type="dxa"/>
              <w:left w:w="90" w:type="dxa"/>
              <w:bottom w:w="60" w:type="dxa"/>
              <w:right w:w="90" w:type="dxa"/>
            </w:tcMar>
          </w:tcPr>
          <w:p w14:paraId="52FA2F0F" w14:textId="77777777" w:rsidR="00560B92" w:rsidRPr="004A2375" w:rsidRDefault="006C69D3">
            <w:pPr>
              <w:spacing w:after="40" w:line="230" w:lineRule="auto"/>
              <w:rPr>
                <w:lang w:val="en-US"/>
              </w:rPr>
            </w:pPr>
            <w:r w:rsidRPr="004A2375">
              <w:rPr>
                <w:b/>
                <w:bCs/>
                <w:sz w:val="18"/>
                <w:szCs w:val="18"/>
                <w:lang w:val="en-US"/>
              </w:rPr>
              <w:t>Opportunities</w:t>
            </w:r>
          </w:p>
          <w:p w14:paraId="52FA2F10" w14:textId="77777777" w:rsidR="00560B92" w:rsidRPr="004A2375" w:rsidRDefault="006C69D3">
            <w:pPr>
              <w:spacing w:after="40" w:line="230" w:lineRule="auto"/>
              <w:rPr>
                <w:lang w:val="en-US"/>
              </w:rPr>
            </w:pPr>
            <w:r w:rsidRPr="004A2375">
              <w:rPr>
                <w:sz w:val="18"/>
                <w:szCs w:val="18"/>
                <w:lang w:val="en-US"/>
              </w:rPr>
              <w:t>– Reuse of idle CSG assets ELS/ELA-3 (B13)</w:t>
            </w:r>
          </w:p>
          <w:p w14:paraId="52FA2F11" w14:textId="77777777" w:rsidR="00560B92" w:rsidRPr="004A2375" w:rsidRDefault="006C69D3">
            <w:pPr>
              <w:spacing w:after="40" w:line="230" w:lineRule="auto"/>
              <w:rPr>
                <w:lang w:val="en-US"/>
              </w:rPr>
            </w:pPr>
            <w:r w:rsidRPr="004A2375">
              <w:rPr>
                <w:sz w:val="18"/>
                <w:szCs w:val="18"/>
                <w:lang w:val="en-US"/>
              </w:rPr>
              <w:t>– Buffer-stock and second-source manufacturing resilience</w:t>
            </w:r>
          </w:p>
          <w:p w14:paraId="52FA2F12" w14:textId="77777777" w:rsidR="00560B92" w:rsidRPr="004A2375" w:rsidRDefault="006C69D3">
            <w:pPr>
              <w:spacing w:after="40" w:line="230" w:lineRule="auto"/>
              <w:rPr>
                <w:lang w:val="en-US"/>
              </w:rPr>
            </w:pPr>
            <w:r w:rsidRPr="004A2375">
              <w:rPr>
                <w:sz w:val="18"/>
                <w:szCs w:val="18"/>
                <w:lang w:val="en-US"/>
              </w:rPr>
              <w:t>– Civil-military tracking integration</w:t>
            </w:r>
          </w:p>
          <w:p w14:paraId="52FA2F13" w14:textId="77777777" w:rsidR="00560B92" w:rsidRPr="004A2375" w:rsidRDefault="006C69D3">
            <w:pPr>
              <w:spacing w:after="40" w:line="230" w:lineRule="auto"/>
              <w:rPr>
                <w:lang w:val="en-US"/>
              </w:rPr>
            </w:pPr>
            <w:r w:rsidRPr="004A2375">
              <w:rPr>
                <w:sz w:val="18"/>
                <w:szCs w:val="18"/>
                <w:lang w:val="en-US"/>
              </w:rPr>
              <w:t>– Higher cadence via Jupiter upgrade and EPCU throughput</w:t>
            </w:r>
          </w:p>
        </w:tc>
        <w:tc>
          <w:tcPr>
            <w:tcW w:w="4800" w:type="dxa"/>
            <w:tcMar>
              <w:top w:w="60" w:type="dxa"/>
              <w:left w:w="90" w:type="dxa"/>
              <w:bottom w:w="60" w:type="dxa"/>
              <w:right w:w="90" w:type="dxa"/>
            </w:tcMar>
          </w:tcPr>
          <w:p w14:paraId="52FA2F14" w14:textId="77777777" w:rsidR="00560B92" w:rsidRPr="004A2375" w:rsidRDefault="006C69D3">
            <w:pPr>
              <w:spacing w:after="40" w:line="230" w:lineRule="auto"/>
              <w:rPr>
                <w:lang w:val="en-US"/>
              </w:rPr>
            </w:pPr>
            <w:r w:rsidRPr="004A2375">
              <w:rPr>
                <w:b/>
                <w:bCs/>
                <w:sz w:val="18"/>
                <w:szCs w:val="18"/>
                <w:lang w:val="en-US"/>
              </w:rPr>
              <w:t>Threats</w:t>
            </w:r>
          </w:p>
          <w:p w14:paraId="52FA2F15" w14:textId="77777777" w:rsidR="00560B92" w:rsidRPr="004A2375" w:rsidRDefault="006C69D3">
            <w:pPr>
              <w:spacing w:after="40" w:line="230" w:lineRule="auto"/>
              <w:rPr>
                <w:lang w:val="en-US"/>
              </w:rPr>
            </w:pPr>
            <w:r w:rsidRPr="004A2375">
              <w:rPr>
                <w:sz w:val="18"/>
                <w:szCs w:val="18"/>
                <w:lang w:val="en-US"/>
              </w:rPr>
              <w:t>– Legal/political status of the naval platform as “European-controlled”</w:t>
            </w:r>
          </w:p>
          <w:p w14:paraId="52FA2F16" w14:textId="77777777" w:rsidR="00560B92" w:rsidRPr="004A2375" w:rsidRDefault="006C69D3">
            <w:pPr>
              <w:spacing w:after="40" w:line="230" w:lineRule="auto"/>
              <w:rPr>
                <w:lang w:val="en-US"/>
              </w:rPr>
            </w:pPr>
            <w:r w:rsidRPr="004A2375">
              <w:rPr>
                <w:sz w:val="18"/>
                <w:szCs w:val="18"/>
                <w:lang w:val="en-US"/>
              </w:rPr>
              <w:t>– A territory-wide CSG disruption still bites despite naval backup (H14, H16)</w:t>
            </w:r>
          </w:p>
          <w:p w14:paraId="52FA2F17" w14:textId="77777777" w:rsidR="00560B92" w:rsidRPr="004A2375" w:rsidRDefault="006C69D3">
            <w:pPr>
              <w:spacing w:after="40" w:line="230" w:lineRule="auto"/>
              <w:rPr>
                <w:lang w:val="fr-BE"/>
              </w:rPr>
            </w:pPr>
            <w:r w:rsidRPr="004A2375">
              <w:rPr>
                <w:sz w:val="18"/>
                <w:szCs w:val="18"/>
                <w:lang w:val="fr-BE"/>
              </w:rPr>
              <w:t>– Non-EU component/amplifier dependence persists (A1, A4, A6)</w:t>
            </w:r>
          </w:p>
          <w:p w14:paraId="52FA2F18" w14:textId="77777777" w:rsidR="00560B92" w:rsidRPr="004A2375" w:rsidRDefault="006C69D3">
            <w:pPr>
              <w:spacing w:after="40" w:line="230" w:lineRule="auto"/>
              <w:rPr>
                <w:lang w:val="en-US"/>
              </w:rPr>
            </w:pPr>
            <w:r w:rsidRPr="004A2375">
              <w:rPr>
                <w:sz w:val="18"/>
                <w:szCs w:val="18"/>
                <w:lang w:val="en-US"/>
              </w:rPr>
              <w:t>– Complementary sites remain immature (opportunity cost)</w:t>
            </w:r>
          </w:p>
        </w:tc>
      </w:tr>
    </w:tbl>
    <w:p w14:paraId="52FA2F1A" w14:textId="77777777" w:rsidR="00560B92" w:rsidRPr="004A2375" w:rsidRDefault="006C69D3">
      <w:pPr>
        <w:pStyle w:val="Heading2"/>
        <w:rPr>
          <w:lang w:val="en-US"/>
        </w:rPr>
      </w:pPr>
      <w:r w:rsidRPr="004A2375">
        <w:rPr>
          <w:lang w:val="en-US"/>
        </w:rPr>
        <w:t>5.7 Scenario 5 — Fragmented Decline &amp; External Dependence</w:t>
      </w:r>
    </w:p>
    <w:p w14:paraId="52FA2F1B" w14:textId="77777777" w:rsidR="00560B92" w:rsidRPr="004A2375" w:rsidRDefault="006C69D3">
      <w:pPr>
        <w:pStyle w:val="Heading3"/>
        <w:rPr>
          <w:lang w:val="en-US"/>
        </w:rPr>
      </w:pPr>
      <w:r w:rsidRPr="004A2375">
        <w:rPr>
          <w:lang w:val="en-US"/>
        </w:rPr>
        <w:t>Doctrine and main idea</w:t>
      </w:r>
    </w:p>
    <w:p w14:paraId="52FA2F1C" w14:textId="165E54D6" w:rsidR="00560B92" w:rsidRPr="004A2375" w:rsidRDefault="006C69D3">
      <w:pPr>
        <w:spacing w:line="264" w:lineRule="auto"/>
        <w:rPr>
          <w:lang w:val="en-US"/>
        </w:rPr>
      </w:pPr>
      <w:r w:rsidRPr="004A2375">
        <w:rPr>
          <w:b/>
          <w:bCs/>
          <w:lang w:val="en-US"/>
        </w:rPr>
        <w:t>Doctrine</w:t>
      </w:r>
      <w:r w:rsidR="0007654D">
        <w:rPr>
          <w:b/>
          <w:bCs/>
          <w:lang w:val="en-US"/>
        </w:rPr>
        <w:t xml:space="preserve"> -</w:t>
      </w:r>
      <w:r w:rsidRPr="004A2375">
        <w:rPr>
          <w:b/>
          <w:bCs/>
          <w:lang w:val="en-US"/>
        </w:rPr>
        <w:t xml:space="preserve"> the null case</w:t>
      </w:r>
      <w:r w:rsidR="0007654D">
        <w:rPr>
          <w:b/>
          <w:bCs/>
          <w:lang w:val="en-US"/>
        </w:rPr>
        <w:t>:</w:t>
      </w:r>
      <w:r w:rsidRPr="004A2375">
        <w:rPr>
          <w:b/>
          <w:bCs/>
          <w:lang w:val="en-US"/>
        </w:rPr>
        <w:t xml:space="preserve"> </w:t>
      </w:r>
      <w:r w:rsidRPr="004A2375">
        <w:rPr>
          <w:lang w:val="en-US"/>
        </w:rPr>
        <w:t xml:space="preserve">No improvements are made relative to the status quo and no EU coordination is developed. CSG experiences operational or strategic limitations while other European spaceports fail to reach maturity; private operators struggle to scale, leading to consolidation or market exit. As a result Europe becomes increasingly dependent on non-EU launch services for both institutional and commercial missions, significantly weakening strategic autonomy </w:t>
      </w:r>
      <w:r w:rsidRPr="004A2375">
        <w:rPr>
          <w:lang w:val="en-US"/>
        </w:rPr>
        <w:lastRenderedPageBreak/>
        <w:t xml:space="preserve">and resilience. This scenario is documented not as an option to pursue but as the </w:t>
      </w:r>
      <w:r w:rsidRPr="004A2375">
        <w:rPr>
          <w:b/>
          <w:bCs/>
          <w:lang w:val="en-US"/>
        </w:rPr>
        <w:t>downside benchmark</w:t>
      </w:r>
      <w:r w:rsidRPr="004A2375">
        <w:rPr>
          <w:lang w:val="en-US"/>
        </w:rPr>
        <w:t xml:space="preserve"> — it quantifies the cost of inaction against which the value of S2 and S4 is measured.</w:t>
      </w:r>
    </w:p>
    <w:p w14:paraId="52FA2F1D" w14:textId="77777777" w:rsidR="00560B92" w:rsidRDefault="006C69D3">
      <w:pPr>
        <w:pStyle w:val="Heading3"/>
      </w:pPr>
      <w:r>
        <w:t>Political vs technical drivers</w:t>
      </w:r>
    </w:p>
    <w:p w14:paraId="52FA2F1F" w14:textId="5DCD36E9" w:rsidR="00560B92" w:rsidRPr="004A2375" w:rsidRDefault="006C69D3">
      <w:pPr>
        <w:pStyle w:val="ListParagraph"/>
        <w:numPr>
          <w:ilvl w:val="0"/>
          <w:numId w:val="2"/>
        </w:numPr>
        <w:spacing w:after="80" w:line="264" w:lineRule="auto"/>
        <w:rPr>
          <w:lang w:val="en-US"/>
        </w:rPr>
      </w:pPr>
      <w:r w:rsidRPr="004A2375">
        <w:rPr>
          <w:b/>
          <w:bCs/>
          <w:lang w:val="en-US"/>
        </w:rPr>
        <w:t>Political and Technical</w:t>
      </w:r>
      <w:r w:rsidR="007B760F">
        <w:rPr>
          <w:b/>
          <w:bCs/>
          <w:lang w:val="en-US"/>
        </w:rPr>
        <w:t xml:space="preserve"> </w:t>
      </w:r>
      <w:r w:rsidRPr="004A2375">
        <w:rPr>
          <w:b/>
          <w:bCs/>
          <w:lang w:val="en-US"/>
        </w:rPr>
        <w:t xml:space="preserve">— </w:t>
      </w:r>
      <w:r w:rsidR="007B760F">
        <w:rPr>
          <w:b/>
          <w:bCs/>
          <w:lang w:val="en-US"/>
        </w:rPr>
        <w:t>Very low</w:t>
      </w:r>
      <w:r w:rsidR="0007654D">
        <w:rPr>
          <w:b/>
          <w:bCs/>
          <w:lang w:val="en-US"/>
        </w:rPr>
        <w:t>:</w:t>
      </w:r>
      <w:r w:rsidRPr="004A2375">
        <w:rPr>
          <w:b/>
          <w:bCs/>
          <w:lang w:val="en-US"/>
        </w:rPr>
        <w:t xml:space="preserve"> </w:t>
      </w:r>
      <w:r w:rsidRPr="004A2375">
        <w:rPr>
          <w:lang w:val="en-US"/>
        </w:rPr>
        <w:t>S5 is not driven by a positive force. It is the trajectory that results when Member States fail to coordinate and no investment is made — a failure of political will rather than of technology. There is no technical development to score, because the scenario is defined by the erosion of existing capability rather than the building of new capability.</w:t>
      </w:r>
    </w:p>
    <w:p w14:paraId="52FA2F20" w14:textId="77777777" w:rsidR="00560B92" w:rsidRPr="004A2375" w:rsidRDefault="006C69D3">
      <w:pPr>
        <w:pStyle w:val="Heading3"/>
        <w:rPr>
          <w:lang w:val="en-US"/>
        </w:rPr>
      </w:pPr>
      <w:r w:rsidRPr="004A2375">
        <w:rPr>
          <w:lang w:val="en-US"/>
        </w:rPr>
        <w:t>Concrete infrastructure chain (all types)</w:t>
      </w:r>
    </w:p>
    <w:p w14:paraId="52FA2F21" w14:textId="304C6FC8" w:rsidR="00560B92" w:rsidRPr="004A2375" w:rsidRDefault="006C69D3">
      <w:pPr>
        <w:spacing w:line="264" w:lineRule="auto"/>
        <w:rPr>
          <w:lang w:val="en-US"/>
        </w:rPr>
      </w:pPr>
      <w:r w:rsidRPr="004A2375">
        <w:rPr>
          <w:b/>
          <w:bCs/>
          <w:lang w:val="en-US"/>
        </w:rPr>
        <w:t>Launch</w:t>
      </w:r>
      <w:r w:rsidR="00C90C38">
        <w:rPr>
          <w:b/>
          <w:bCs/>
          <w:lang w:val="en-US"/>
        </w:rPr>
        <w:t>:</w:t>
      </w:r>
      <w:r w:rsidRPr="004A2375">
        <w:rPr>
          <w:b/>
          <w:bCs/>
          <w:lang w:val="en-US"/>
        </w:rPr>
        <w:t xml:space="preserve"> </w:t>
      </w:r>
      <w:r w:rsidRPr="004A2375">
        <w:rPr>
          <w:lang w:val="en-US"/>
        </w:rPr>
        <w:t>CSG faces operational/strategic limitations as modernisation funding is not secured (F15 materialises) and congestion is not relieved; Andøya, SaxaVord and Esrange fail to reach maturity (B4 persists; the chicken-and-egg funding problem F3 is unresolved; anchor operators exit — the Orbex precedent generalising, F10); Malbusca stalls at Level 3. The single-site dependency (B1) and pad limits (B2) worsen in relative terms as no back-up emerges.</w:t>
      </w:r>
    </w:p>
    <w:p w14:paraId="52FA2F22" w14:textId="7F690B1E" w:rsidR="00560B92" w:rsidRPr="004A2375" w:rsidRDefault="006C69D3">
      <w:pPr>
        <w:spacing w:line="264" w:lineRule="auto"/>
        <w:rPr>
          <w:lang w:val="en-US"/>
        </w:rPr>
      </w:pPr>
      <w:r w:rsidRPr="004A2375">
        <w:rPr>
          <w:b/>
          <w:bCs/>
          <w:lang w:val="en-US"/>
        </w:rPr>
        <w:t>Payload integration and preparation</w:t>
      </w:r>
      <w:r w:rsidR="00C90C38">
        <w:rPr>
          <w:b/>
          <w:bCs/>
          <w:lang w:val="en-US"/>
        </w:rPr>
        <w:t>:</w:t>
      </w:r>
      <w:r w:rsidRPr="004A2375">
        <w:rPr>
          <w:b/>
          <w:bCs/>
          <w:lang w:val="en-US"/>
        </w:rPr>
        <w:t xml:space="preserve"> </w:t>
      </w:r>
      <w:r w:rsidRPr="004A2375">
        <w:rPr>
          <w:lang w:val="en-US"/>
        </w:rPr>
        <w:t>Under-invested; EPCU throughput becomes a binding constraint as no capacity is added and cadence pressure grows.</w:t>
      </w:r>
    </w:p>
    <w:p w14:paraId="52FA2F23" w14:textId="7BDC7854" w:rsidR="00560B92" w:rsidRPr="004A2375" w:rsidRDefault="006C69D3">
      <w:pPr>
        <w:spacing w:line="264" w:lineRule="auto"/>
        <w:rPr>
          <w:lang w:val="en-US"/>
        </w:rPr>
      </w:pPr>
      <w:r w:rsidRPr="004A2375">
        <w:rPr>
          <w:b/>
          <w:bCs/>
          <w:lang w:val="en-US"/>
        </w:rPr>
        <w:t>Testing</w:t>
      </w:r>
      <w:r w:rsidR="00C90C38">
        <w:rPr>
          <w:b/>
          <w:bCs/>
          <w:lang w:val="en-US"/>
        </w:rPr>
        <w:t>:</w:t>
      </w:r>
      <w:r w:rsidRPr="004A2375">
        <w:rPr>
          <w:b/>
          <w:bCs/>
          <w:lang w:val="en-US"/>
        </w:rPr>
        <w:t xml:space="preserve"> </w:t>
      </w:r>
      <w:r w:rsidRPr="004A2375">
        <w:rPr>
          <w:lang w:val="en-US"/>
        </w:rPr>
        <w:t>The single-point testing monopolies persist and erode without reinvestment (B11 / C1, B12 / C2 worsen; vibration-testing scarcity C6 deepens).</w:t>
      </w:r>
    </w:p>
    <w:p w14:paraId="52FA2F24" w14:textId="54012739" w:rsidR="00560B92" w:rsidRPr="004A2375" w:rsidRDefault="006C69D3">
      <w:pPr>
        <w:spacing w:line="264" w:lineRule="auto"/>
        <w:rPr>
          <w:lang w:val="en-US"/>
        </w:rPr>
      </w:pPr>
      <w:r w:rsidRPr="004A2375">
        <w:rPr>
          <w:b/>
          <w:bCs/>
          <w:lang w:val="en-US"/>
        </w:rPr>
        <w:t>Manufacturing</w:t>
      </w:r>
      <w:r w:rsidR="00C90C38">
        <w:rPr>
          <w:b/>
          <w:bCs/>
          <w:lang w:val="en-US"/>
        </w:rPr>
        <w:t>:</w:t>
      </w:r>
      <w:r w:rsidRPr="004A2375">
        <w:rPr>
          <w:b/>
          <w:bCs/>
          <w:lang w:val="en-US"/>
        </w:rPr>
        <w:t xml:space="preserve"> </w:t>
      </w:r>
      <w:r w:rsidRPr="004A2375">
        <w:rPr>
          <w:lang w:val="en-US"/>
        </w:rPr>
        <w:t>Firms exit or consolidate (the Orbex insolvency generalising); the EU exit and scale-up gap bites (F4) and low-margin economics divert investment toward defence rather than launch infrastructure (F16). Non-EU input dependence deepens (A1, A2, A11, A12), and over-fragmentation (C8) ‘resolves’ only through destructive market exit.</w:t>
      </w:r>
    </w:p>
    <w:p w14:paraId="52FA2F25" w14:textId="4B4AA786" w:rsidR="00560B92" w:rsidRPr="004A2375" w:rsidRDefault="006C69D3">
      <w:pPr>
        <w:spacing w:line="264" w:lineRule="auto"/>
        <w:rPr>
          <w:lang w:val="en-US"/>
        </w:rPr>
      </w:pPr>
      <w:r w:rsidRPr="004A2375">
        <w:rPr>
          <w:b/>
          <w:bCs/>
          <w:lang w:val="en-US"/>
        </w:rPr>
        <w:t>TT&amp;C, range &amp; safety</w:t>
      </w:r>
      <w:r w:rsidR="00C90C38">
        <w:rPr>
          <w:b/>
          <w:bCs/>
          <w:lang w:val="en-US"/>
        </w:rPr>
        <w:t>:</w:t>
      </w:r>
      <w:r w:rsidRPr="004A2375">
        <w:rPr>
          <w:b/>
          <w:bCs/>
          <w:lang w:val="en-US"/>
        </w:rPr>
        <w:t xml:space="preserve"> </w:t>
      </w:r>
      <w:r w:rsidRPr="004A2375">
        <w:rPr>
          <w:lang w:val="en-US"/>
        </w:rPr>
        <w:t>Fragmented and increasingly reliant on non-EU networks (A4, A9 worsen); no harmonisation is pursued (E3, E11 persist).</w:t>
      </w:r>
    </w:p>
    <w:p w14:paraId="52FA2F26" w14:textId="0A099627" w:rsidR="00560B92" w:rsidRPr="004A2375" w:rsidRDefault="006C69D3">
      <w:pPr>
        <w:spacing w:line="264" w:lineRule="auto"/>
        <w:rPr>
          <w:lang w:val="en-US"/>
        </w:rPr>
      </w:pPr>
      <w:r w:rsidRPr="004A2375">
        <w:rPr>
          <w:b/>
          <w:bCs/>
          <w:lang w:val="en-US"/>
        </w:rPr>
        <w:t>Operations</w:t>
      </w:r>
      <w:r w:rsidR="00C90C38">
        <w:rPr>
          <w:b/>
          <w:bCs/>
          <w:lang w:val="en-US"/>
        </w:rPr>
        <w:t>:</w:t>
      </w:r>
      <w:r w:rsidRPr="004A2375">
        <w:rPr>
          <w:b/>
          <w:bCs/>
          <w:lang w:val="en-US"/>
        </w:rPr>
        <w:t xml:space="preserve"> </w:t>
      </w:r>
      <w:r w:rsidRPr="004A2375">
        <w:rPr>
          <w:lang w:val="en-US"/>
        </w:rPr>
        <w:t>Uncoordinated and degraded (H8 worsens); specialist skills erode as cadence and investment fall (G1, G8, G10 worsen).</w:t>
      </w:r>
    </w:p>
    <w:p w14:paraId="52FA2F27" w14:textId="2CD1FACF" w:rsidR="00560B92" w:rsidRPr="004A2375" w:rsidRDefault="006C69D3">
      <w:pPr>
        <w:spacing w:line="264" w:lineRule="auto"/>
        <w:rPr>
          <w:lang w:val="en-US"/>
        </w:rPr>
      </w:pPr>
      <w:r w:rsidRPr="004A2375">
        <w:rPr>
          <w:b/>
          <w:bCs/>
          <w:lang w:val="en-US"/>
        </w:rPr>
        <w:t>Transportation</w:t>
      </w:r>
      <w:r w:rsidR="00C90C38">
        <w:rPr>
          <w:b/>
          <w:bCs/>
          <w:lang w:val="en-US"/>
        </w:rPr>
        <w:t>:</w:t>
      </w:r>
      <w:r w:rsidRPr="004A2375">
        <w:rPr>
          <w:b/>
          <w:bCs/>
          <w:lang w:val="en-US"/>
        </w:rPr>
        <w:t xml:space="preserve"> </w:t>
      </w:r>
      <w:r w:rsidRPr="004A2375">
        <w:rPr>
          <w:lang w:val="en-US"/>
        </w:rPr>
        <w:t>The Canopée/Pariacabo chokepoint is unaddressed (D1, D2, D3 persist) and the ageing Vega Ro-Ro charter retires without replacement (D11).</w:t>
      </w:r>
    </w:p>
    <w:p w14:paraId="52FA2F28" w14:textId="0E8FAA39" w:rsidR="00560B92" w:rsidRPr="004A2375" w:rsidRDefault="006C69D3">
      <w:pPr>
        <w:spacing w:line="264" w:lineRule="auto"/>
        <w:rPr>
          <w:lang w:val="en-US"/>
        </w:rPr>
      </w:pPr>
      <w:r w:rsidRPr="004A2375">
        <w:rPr>
          <w:b/>
          <w:bCs/>
          <w:lang w:val="en-US"/>
        </w:rPr>
        <w:t>SSA &amp; space weather</w:t>
      </w:r>
      <w:r w:rsidR="00C90C38">
        <w:rPr>
          <w:b/>
          <w:bCs/>
          <w:lang w:val="en-US"/>
        </w:rPr>
        <w:t>:</w:t>
      </w:r>
      <w:r w:rsidRPr="004A2375">
        <w:rPr>
          <w:b/>
          <w:bCs/>
          <w:lang w:val="en-US"/>
        </w:rPr>
        <w:t xml:space="preserve"> </w:t>
      </w:r>
      <w:r w:rsidRPr="004A2375">
        <w:rPr>
          <w:lang w:val="en-US"/>
        </w:rPr>
        <w:t>Static and unintegrated; no consolidation of the EU SSA network (B9).</w:t>
      </w:r>
    </w:p>
    <w:p w14:paraId="52FA2F29" w14:textId="77777777" w:rsidR="00560B92" w:rsidRPr="004A2375" w:rsidRDefault="006C69D3">
      <w:pPr>
        <w:pStyle w:val="Heading3"/>
        <w:rPr>
          <w:lang w:val="en-US"/>
        </w:rPr>
      </w:pPr>
      <w:r w:rsidRPr="004A2375">
        <w:rPr>
          <w:lang w:val="en-US"/>
        </w:rPr>
        <w:t>Bottlenecks and gaps addressed</w:t>
      </w:r>
    </w:p>
    <w:p w14:paraId="52FA2F2A" w14:textId="77777777" w:rsidR="00560B92" w:rsidRPr="004A2375" w:rsidRDefault="006C69D3">
      <w:pPr>
        <w:spacing w:before="160" w:after="80"/>
        <w:rPr>
          <w:lang w:val="en-US"/>
        </w:rPr>
      </w:pPr>
      <w:r w:rsidRPr="004A2375">
        <w:rPr>
          <w:b/>
          <w:bCs/>
          <w:color w:val="1F3864"/>
          <w:sz w:val="18"/>
          <w:szCs w:val="18"/>
          <w:lang w:val="en-US"/>
        </w:rPr>
        <w:t>Table 5.8 – Scenario 5: status of key bottlenecks and gaps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560B92" w:rsidRPr="009B49D5" w14:paraId="52FA2F2E" w14:textId="77777777">
        <w:trPr>
          <w:tblHeader/>
        </w:trPr>
        <w:tc>
          <w:tcPr>
            <w:tcW w:w="2550" w:type="dxa"/>
            <w:shd w:val="clear" w:color="auto" w:fill="1F3864"/>
            <w:tcMar>
              <w:top w:w="60" w:type="dxa"/>
              <w:left w:w="90" w:type="dxa"/>
              <w:bottom w:w="60" w:type="dxa"/>
              <w:right w:w="90" w:type="dxa"/>
            </w:tcMar>
            <w:vAlign w:val="center"/>
          </w:tcPr>
          <w:p w14:paraId="52FA2F2B" w14:textId="70F938B5" w:rsidR="00560B92" w:rsidRDefault="00E945BD">
            <w:pPr>
              <w:spacing w:after="0"/>
            </w:pPr>
            <w:r>
              <w:rPr>
                <w:b/>
                <w:bCs/>
                <w:color w:val="FFFFFF"/>
                <w:sz w:val="18"/>
                <w:szCs w:val="18"/>
              </w:rPr>
              <w:t>Task 2.3 item (ID + short)</w:t>
            </w:r>
          </w:p>
        </w:tc>
        <w:tc>
          <w:tcPr>
            <w:tcW w:w="1250" w:type="dxa"/>
            <w:shd w:val="clear" w:color="auto" w:fill="1F3864"/>
            <w:tcMar>
              <w:top w:w="60" w:type="dxa"/>
              <w:left w:w="90" w:type="dxa"/>
              <w:bottom w:w="60" w:type="dxa"/>
              <w:right w:w="90" w:type="dxa"/>
            </w:tcMar>
            <w:vAlign w:val="center"/>
          </w:tcPr>
          <w:p w14:paraId="52FA2F2C" w14:textId="77777777" w:rsidR="00560B92" w:rsidRDefault="006C69D3">
            <w:pPr>
              <w:spacing w:after="0"/>
            </w:pPr>
            <w:r>
              <w:rPr>
                <w:b/>
                <w:bCs/>
                <w:color w:val="FFFFFF"/>
                <w:sz w:val="18"/>
                <w:szCs w:val="18"/>
              </w:rPr>
              <w:t>Status</w:t>
            </w:r>
          </w:p>
        </w:tc>
        <w:tc>
          <w:tcPr>
            <w:tcW w:w="5800" w:type="dxa"/>
            <w:shd w:val="clear" w:color="auto" w:fill="1F3864"/>
            <w:tcMar>
              <w:top w:w="60" w:type="dxa"/>
              <w:left w:w="90" w:type="dxa"/>
              <w:bottom w:w="60" w:type="dxa"/>
              <w:right w:w="90" w:type="dxa"/>
            </w:tcMar>
            <w:vAlign w:val="center"/>
          </w:tcPr>
          <w:p w14:paraId="52FA2F2D" w14:textId="77777777" w:rsidR="00560B92" w:rsidRPr="004A2375" w:rsidRDefault="006C69D3">
            <w:pPr>
              <w:spacing w:after="0"/>
              <w:rPr>
                <w:lang w:val="en-US"/>
              </w:rPr>
            </w:pPr>
            <w:r w:rsidRPr="004A2375">
              <w:rPr>
                <w:b/>
                <w:bCs/>
                <w:color w:val="FFFFFF"/>
                <w:sz w:val="18"/>
                <w:szCs w:val="18"/>
                <w:lang w:val="en-US"/>
              </w:rPr>
              <w:t>How it plays out under this scenario</w:t>
            </w:r>
          </w:p>
        </w:tc>
      </w:tr>
      <w:tr w:rsidR="00560B92" w:rsidRPr="009B49D5" w14:paraId="52FA2F32" w14:textId="77777777">
        <w:tc>
          <w:tcPr>
            <w:tcW w:w="2550" w:type="dxa"/>
            <w:tcMar>
              <w:top w:w="60" w:type="dxa"/>
              <w:left w:w="90" w:type="dxa"/>
              <w:bottom w:w="60" w:type="dxa"/>
              <w:right w:w="90" w:type="dxa"/>
            </w:tcMar>
          </w:tcPr>
          <w:p w14:paraId="52FA2F2F" w14:textId="77777777" w:rsidR="00560B92" w:rsidRPr="004A2375" w:rsidRDefault="006C69D3">
            <w:pPr>
              <w:spacing w:after="40" w:line="230" w:lineRule="auto"/>
              <w:rPr>
                <w:lang w:val="en-US"/>
              </w:rPr>
            </w:pPr>
            <w:r w:rsidRPr="004A2375">
              <w:rPr>
                <w:b/>
                <w:bCs/>
                <w:sz w:val="18"/>
                <w:szCs w:val="18"/>
                <w:lang w:val="en-US"/>
              </w:rPr>
              <w:t>B1 / B4 — single-site dependency; no orbital outside CSG</w:t>
            </w:r>
          </w:p>
        </w:tc>
        <w:tc>
          <w:tcPr>
            <w:tcW w:w="1250" w:type="dxa"/>
            <w:tcMar>
              <w:top w:w="60" w:type="dxa"/>
              <w:left w:w="90" w:type="dxa"/>
              <w:bottom w:w="60" w:type="dxa"/>
              <w:right w:w="90" w:type="dxa"/>
            </w:tcMar>
          </w:tcPr>
          <w:p w14:paraId="52FA2F30"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31" w14:textId="77777777" w:rsidR="00560B92" w:rsidRPr="004A2375" w:rsidRDefault="006C69D3">
            <w:pPr>
              <w:spacing w:after="40" w:line="230" w:lineRule="auto"/>
              <w:rPr>
                <w:lang w:val="en-US"/>
              </w:rPr>
            </w:pPr>
            <w:r w:rsidRPr="004A2375">
              <w:rPr>
                <w:sz w:val="18"/>
                <w:szCs w:val="18"/>
                <w:lang w:val="en-US"/>
              </w:rPr>
              <w:t>CSG hits limits and emerging sites stall; reliance on non-EU launch grows.</w:t>
            </w:r>
          </w:p>
        </w:tc>
      </w:tr>
      <w:tr w:rsidR="00560B92" w:rsidRPr="009B49D5" w14:paraId="52FA2F36" w14:textId="77777777">
        <w:tc>
          <w:tcPr>
            <w:tcW w:w="2550" w:type="dxa"/>
            <w:tcMar>
              <w:top w:w="60" w:type="dxa"/>
              <w:left w:w="90" w:type="dxa"/>
              <w:bottom w:w="60" w:type="dxa"/>
              <w:right w:w="90" w:type="dxa"/>
            </w:tcMar>
          </w:tcPr>
          <w:p w14:paraId="52FA2F33" w14:textId="77777777" w:rsidR="00560B92" w:rsidRPr="004A2375" w:rsidRDefault="006C69D3">
            <w:pPr>
              <w:spacing w:after="40" w:line="230" w:lineRule="auto"/>
              <w:rPr>
                <w:lang w:val="en-US"/>
              </w:rPr>
            </w:pPr>
            <w:r w:rsidRPr="004A2375">
              <w:rPr>
                <w:b/>
                <w:bCs/>
                <w:sz w:val="18"/>
                <w:szCs w:val="18"/>
                <w:lang w:val="en-US"/>
              </w:rPr>
              <w:t>B11 / C1, B12 / C2 — testing monopolies</w:t>
            </w:r>
          </w:p>
        </w:tc>
        <w:tc>
          <w:tcPr>
            <w:tcW w:w="1250" w:type="dxa"/>
            <w:tcMar>
              <w:top w:w="60" w:type="dxa"/>
              <w:left w:w="90" w:type="dxa"/>
              <w:bottom w:w="60" w:type="dxa"/>
              <w:right w:w="90" w:type="dxa"/>
            </w:tcMar>
          </w:tcPr>
          <w:p w14:paraId="52FA2F34"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35" w14:textId="77777777" w:rsidR="00560B92" w:rsidRPr="004A2375" w:rsidRDefault="006C69D3">
            <w:pPr>
              <w:spacing w:after="40" w:line="230" w:lineRule="auto"/>
              <w:rPr>
                <w:lang w:val="en-US"/>
              </w:rPr>
            </w:pPr>
            <w:r w:rsidRPr="004A2375">
              <w:rPr>
                <w:sz w:val="18"/>
                <w:szCs w:val="18"/>
                <w:lang w:val="en-US"/>
              </w:rPr>
              <w:t>Single-point facilities erode without reinvestment.</w:t>
            </w:r>
          </w:p>
        </w:tc>
      </w:tr>
      <w:tr w:rsidR="00560B92" w:rsidRPr="009B49D5" w14:paraId="52FA2F3A" w14:textId="77777777">
        <w:tc>
          <w:tcPr>
            <w:tcW w:w="2550" w:type="dxa"/>
            <w:tcMar>
              <w:top w:w="60" w:type="dxa"/>
              <w:left w:w="90" w:type="dxa"/>
              <w:bottom w:w="60" w:type="dxa"/>
              <w:right w:w="90" w:type="dxa"/>
            </w:tcMar>
          </w:tcPr>
          <w:p w14:paraId="52FA2F37" w14:textId="77777777" w:rsidR="00560B92" w:rsidRPr="004A2375" w:rsidRDefault="006C69D3">
            <w:pPr>
              <w:spacing w:after="40" w:line="230" w:lineRule="auto"/>
              <w:rPr>
                <w:lang w:val="en-US"/>
              </w:rPr>
            </w:pPr>
            <w:r w:rsidRPr="004A2375">
              <w:rPr>
                <w:b/>
                <w:bCs/>
                <w:sz w:val="18"/>
                <w:szCs w:val="18"/>
                <w:lang w:val="en-US"/>
              </w:rPr>
              <w:t>F3 / F10 — chicken-and-egg funding; anchor-tenant</w:t>
            </w:r>
          </w:p>
        </w:tc>
        <w:tc>
          <w:tcPr>
            <w:tcW w:w="1250" w:type="dxa"/>
            <w:tcMar>
              <w:top w:w="60" w:type="dxa"/>
              <w:left w:w="90" w:type="dxa"/>
              <w:bottom w:w="60" w:type="dxa"/>
              <w:right w:w="90" w:type="dxa"/>
            </w:tcMar>
          </w:tcPr>
          <w:p w14:paraId="52FA2F38"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39" w14:textId="77777777" w:rsidR="00560B92" w:rsidRPr="004A2375" w:rsidRDefault="006C69D3">
            <w:pPr>
              <w:spacing w:after="40" w:line="230" w:lineRule="auto"/>
              <w:rPr>
                <w:lang w:val="en-US"/>
              </w:rPr>
            </w:pPr>
            <w:r w:rsidRPr="004A2375">
              <w:rPr>
                <w:sz w:val="18"/>
                <w:szCs w:val="18"/>
                <w:lang w:val="en-US"/>
              </w:rPr>
              <w:t>Emerging sites cannot fund pads; anchor operators exit.</w:t>
            </w:r>
          </w:p>
        </w:tc>
      </w:tr>
      <w:tr w:rsidR="00560B92" w:rsidRPr="009B49D5" w14:paraId="52FA2F3E" w14:textId="77777777">
        <w:tc>
          <w:tcPr>
            <w:tcW w:w="2550" w:type="dxa"/>
            <w:tcMar>
              <w:top w:w="60" w:type="dxa"/>
              <w:left w:w="90" w:type="dxa"/>
              <w:bottom w:w="60" w:type="dxa"/>
              <w:right w:w="90" w:type="dxa"/>
            </w:tcMar>
          </w:tcPr>
          <w:p w14:paraId="52FA2F3B" w14:textId="77777777" w:rsidR="00560B92" w:rsidRDefault="006C69D3">
            <w:pPr>
              <w:spacing w:after="40" w:line="230" w:lineRule="auto"/>
            </w:pPr>
            <w:r>
              <w:rPr>
                <w:b/>
                <w:bCs/>
                <w:sz w:val="18"/>
                <w:szCs w:val="18"/>
              </w:rPr>
              <w:t>F4 / F16 — EU scale-up gap; investment diversion</w:t>
            </w:r>
          </w:p>
        </w:tc>
        <w:tc>
          <w:tcPr>
            <w:tcW w:w="1250" w:type="dxa"/>
            <w:tcMar>
              <w:top w:w="60" w:type="dxa"/>
              <w:left w:w="90" w:type="dxa"/>
              <w:bottom w:w="60" w:type="dxa"/>
              <w:right w:w="90" w:type="dxa"/>
            </w:tcMar>
          </w:tcPr>
          <w:p w14:paraId="52FA2F3C"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3D" w14:textId="77777777" w:rsidR="00560B92" w:rsidRPr="004A2375" w:rsidRDefault="006C69D3">
            <w:pPr>
              <w:spacing w:after="40" w:line="230" w:lineRule="auto"/>
              <w:rPr>
                <w:lang w:val="en-US"/>
              </w:rPr>
            </w:pPr>
            <w:r w:rsidRPr="004A2375">
              <w:rPr>
                <w:sz w:val="18"/>
                <w:szCs w:val="18"/>
                <w:lang w:val="en-US"/>
              </w:rPr>
              <w:t>Capital shortfall and diversion to defence accelerate attrition of the launch base.</w:t>
            </w:r>
          </w:p>
        </w:tc>
      </w:tr>
      <w:tr w:rsidR="00560B92" w:rsidRPr="009B49D5" w14:paraId="52FA2F42" w14:textId="77777777">
        <w:tc>
          <w:tcPr>
            <w:tcW w:w="2550" w:type="dxa"/>
            <w:tcMar>
              <w:top w:w="60" w:type="dxa"/>
              <w:left w:w="90" w:type="dxa"/>
              <w:bottom w:w="60" w:type="dxa"/>
              <w:right w:w="90" w:type="dxa"/>
            </w:tcMar>
          </w:tcPr>
          <w:p w14:paraId="52FA2F3F" w14:textId="77777777" w:rsidR="00560B92" w:rsidRPr="004A2375" w:rsidRDefault="006C69D3">
            <w:pPr>
              <w:spacing w:after="40" w:line="230" w:lineRule="auto"/>
              <w:rPr>
                <w:lang w:val="en-US"/>
              </w:rPr>
            </w:pPr>
            <w:r w:rsidRPr="004A2375">
              <w:rPr>
                <w:b/>
                <w:bCs/>
                <w:sz w:val="18"/>
                <w:szCs w:val="18"/>
                <w:lang w:val="en-US"/>
              </w:rPr>
              <w:t>D1 / D2 / D11 — sealift chokepoint; ageing vessels</w:t>
            </w:r>
          </w:p>
        </w:tc>
        <w:tc>
          <w:tcPr>
            <w:tcW w:w="1250" w:type="dxa"/>
            <w:tcMar>
              <w:top w:w="60" w:type="dxa"/>
              <w:left w:w="90" w:type="dxa"/>
              <w:bottom w:w="60" w:type="dxa"/>
              <w:right w:w="90" w:type="dxa"/>
            </w:tcMar>
          </w:tcPr>
          <w:p w14:paraId="52FA2F40"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41" w14:textId="77777777" w:rsidR="00560B92" w:rsidRPr="004A2375" w:rsidRDefault="006C69D3">
            <w:pPr>
              <w:spacing w:after="40" w:line="230" w:lineRule="auto"/>
              <w:rPr>
                <w:lang w:val="en-US"/>
              </w:rPr>
            </w:pPr>
            <w:r w:rsidRPr="004A2375">
              <w:rPr>
                <w:sz w:val="18"/>
                <w:szCs w:val="18"/>
                <w:lang w:val="en-US"/>
              </w:rPr>
              <w:t>Unaddressed and ageing out without replacement.</w:t>
            </w:r>
          </w:p>
        </w:tc>
      </w:tr>
      <w:tr w:rsidR="00560B92" w:rsidRPr="009B49D5" w14:paraId="52FA2F46" w14:textId="77777777">
        <w:tc>
          <w:tcPr>
            <w:tcW w:w="2550" w:type="dxa"/>
            <w:tcMar>
              <w:top w:w="60" w:type="dxa"/>
              <w:left w:w="90" w:type="dxa"/>
              <w:bottom w:w="60" w:type="dxa"/>
              <w:right w:w="90" w:type="dxa"/>
            </w:tcMar>
          </w:tcPr>
          <w:p w14:paraId="52FA2F43" w14:textId="77777777" w:rsidR="00560B92" w:rsidRPr="004A2375" w:rsidRDefault="006C69D3">
            <w:pPr>
              <w:spacing w:after="40" w:line="230" w:lineRule="auto"/>
              <w:rPr>
                <w:lang w:val="fr-BE"/>
              </w:rPr>
            </w:pPr>
            <w:r w:rsidRPr="004A2375">
              <w:rPr>
                <w:b/>
                <w:bCs/>
                <w:sz w:val="18"/>
                <w:szCs w:val="18"/>
                <w:lang w:val="fr-BE"/>
              </w:rPr>
              <w:t>A1 / A2 / A4 / A6 / A9 — non-EU dependencies</w:t>
            </w:r>
          </w:p>
        </w:tc>
        <w:tc>
          <w:tcPr>
            <w:tcW w:w="1250" w:type="dxa"/>
            <w:tcMar>
              <w:top w:w="60" w:type="dxa"/>
              <w:left w:w="90" w:type="dxa"/>
              <w:bottom w:w="60" w:type="dxa"/>
              <w:right w:w="90" w:type="dxa"/>
            </w:tcMar>
          </w:tcPr>
          <w:p w14:paraId="52FA2F44"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45" w14:textId="77777777" w:rsidR="00560B92" w:rsidRPr="004A2375" w:rsidRDefault="006C69D3">
            <w:pPr>
              <w:spacing w:after="40" w:line="230" w:lineRule="auto"/>
              <w:rPr>
                <w:lang w:val="en-US"/>
              </w:rPr>
            </w:pPr>
            <w:r w:rsidRPr="004A2375">
              <w:rPr>
                <w:sz w:val="18"/>
                <w:szCs w:val="18"/>
                <w:lang w:val="en-US"/>
              </w:rPr>
              <w:t>External dependence deepens across components, TT&amp;C hardware, hosting and heavy airlift.</w:t>
            </w:r>
          </w:p>
        </w:tc>
      </w:tr>
      <w:tr w:rsidR="00560B92" w:rsidRPr="009B49D5" w14:paraId="52FA2F4A" w14:textId="77777777">
        <w:tc>
          <w:tcPr>
            <w:tcW w:w="2550" w:type="dxa"/>
            <w:tcMar>
              <w:top w:w="60" w:type="dxa"/>
              <w:left w:w="90" w:type="dxa"/>
              <w:bottom w:w="60" w:type="dxa"/>
              <w:right w:w="90" w:type="dxa"/>
            </w:tcMar>
          </w:tcPr>
          <w:p w14:paraId="52FA2F47" w14:textId="77777777" w:rsidR="00560B92" w:rsidRPr="004A2375" w:rsidRDefault="006C69D3">
            <w:pPr>
              <w:spacing w:after="40" w:line="230" w:lineRule="auto"/>
              <w:rPr>
                <w:lang w:val="en-US"/>
              </w:rPr>
            </w:pPr>
            <w:r w:rsidRPr="004A2375">
              <w:rPr>
                <w:b/>
                <w:bCs/>
                <w:sz w:val="18"/>
                <w:szCs w:val="18"/>
                <w:lang w:val="en-US"/>
              </w:rPr>
              <w:t>G1 / G8 / G10 — skills and specialist functions</w:t>
            </w:r>
          </w:p>
        </w:tc>
        <w:tc>
          <w:tcPr>
            <w:tcW w:w="1250" w:type="dxa"/>
            <w:tcMar>
              <w:top w:w="60" w:type="dxa"/>
              <w:left w:w="90" w:type="dxa"/>
              <w:bottom w:w="60" w:type="dxa"/>
              <w:right w:w="90" w:type="dxa"/>
            </w:tcMar>
          </w:tcPr>
          <w:p w14:paraId="52FA2F48" w14:textId="77777777" w:rsidR="00560B92" w:rsidRDefault="006C69D3">
            <w:pPr>
              <w:spacing w:after="40" w:line="230" w:lineRule="auto"/>
            </w:pPr>
            <w:r>
              <w:rPr>
                <w:b/>
                <w:bCs/>
                <w:sz w:val="18"/>
                <w:szCs w:val="18"/>
              </w:rPr>
              <w:t>Worsened</w:t>
            </w:r>
          </w:p>
        </w:tc>
        <w:tc>
          <w:tcPr>
            <w:tcW w:w="5800" w:type="dxa"/>
            <w:tcMar>
              <w:top w:w="60" w:type="dxa"/>
              <w:left w:w="90" w:type="dxa"/>
              <w:bottom w:w="60" w:type="dxa"/>
              <w:right w:w="90" w:type="dxa"/>
            </w:tcMar>
          </w:tcPr>
          <w:p w14:paraId="52FA2F49" w14:textId="77777777" w:rsidR="00560B92" w:rsidRPr="004A2375" w:rsidRDefault="006C69D3">
            <w:pPr>
              <w:spacing w:after="40" w:line="230" w:lineRule="auto"/>
              <w:rPr>
                <w:lang w:val="en-US"/>
              </w:rPr>
            </w:pPr>
            <w:r w:rsidRPr="004A2375">
              <w:rPr>
                <w:sz w:val="18"/>
                <w:szCs w:val="18"/>
                <w:lang w:val="en-US"/>
              </w:rPr>
              <w:t>Specialist know-how erodes as cadence and investment fall.</w:t>
            </w:r>
          </w:p>
        </w:tc>
      </w:tr>
      <w:tr w:rsidR="00560B92" w14:paraId="52FA2F4E" w14:textId="77777777">
        <w:tc>
          <w:tcPr>
            <w:tcW w:w="2550" w:type="dxa"/>
            <w:tcMar>
              <w:top w:w="60" w:type="dxa"/>
              <w:left w:w="90" w:type="dxa"/>
              <w:bottom w:w="60" w:type="dxa"/>
              <w:right w:w="90" w:type="dxa"/>
            </w:tcMar>
          </w:tcPr>
          <w:p w14:paraId="52FA2F4B" w14:textId="77777777" w:rsidR="00560B92" w:rsidRPr="004A2375" w:rsidRDefault="006C69D3">
            <w:pPr>
              <w:spacing w:after="40" w:line="230" w:lineRule="auto"/>
              <w:rPr>
                <w:lang w:val="en-US"/>
              </w:rPr>
            </w:pPr>
            <w:r w:rsidRPr="004A2375">
              <w:rPr>
                <w:b/>
                <w:bCs/>
                <w:sz w:val="18"/>
                <w:szCs w:val="18"/>
                <w:lang w:val="en-US"/>
              </w:rPr>
              <w:lastRenderedPageBreak/>
              <w:t>E1 / E11 — fragmented licensing; no harmonised FTS</w:t>
            </w:r>
          </w:p>
        </w:tc>
        <w:tc>
          <w:tcPr>
            <w:tcW w:w="1250" w:type="dxa"/>
            <w:tcMar>
              <w:top w:w="60" w:type="dxa"/>
              <w:left w:w="90" w:type="dxa"/>
              <w:bottom w:w="60" w:type="dxa"/>
              <w:right w:w="90" w:type="dxa"/>
            </w:tcMar>
          </w:tcPr>
          <w:p w14:paraId="52FA2F4C" w14:textId="77777777" w:rsidR="00560B92" w:rsidRDefault="006C69D3">
            <w:pPr>
              <w:spacing w:after="40" w:line="230" w:lineRule="auto"/>
            </w:pPr>
            <w:r>
              <w:rPr>
                <w:b/>
                <w:bCs/>
                <w:sz w:val="18"/>
                <w:szCs w:val="18"/>
              </w:rPr>
              <w:t>Unaffected</w:t>
            </w:r>
          </w:p>
        </w:tc>
        <w:tc>
          <w:tcPr>
            <w:tcW w:w="5800" w:type="dxa"/>
            <w:tcMar>
              <w:top w:w="60" w:type="dxa"/>
              <w:left w:w="90" w:type="dxa"/>
              <w:bottom w:w="60" w:type="dxa"/>
              <w:right w:w="90" w:type="dxa"/>
            </w:tcMar>
          </w:tcPr>
          <w:p w14:paraId="52FA2F4D" w14:textId="77777777" w:rsidR="00560B92" w:rsidRDefault="006C69D3">
            <w:pPr>
              <w:spacing w:after="40" w:line="230" w:lineRule="auto"/>
            </w:pPr>
            <w:r>
              <w:rPr>
                <w:sz w:val="18"/>
                <w:szCs w:val="18"/>
              </w:rPr>
              <w:t>No harmonisation is pursued.</w:t>
            </w:r>
          </w:p>
        </w:tc>
      </w:tr>
    </w:tbl>
    <w:p w14:paraId="52FA2F4F" w14:textId="77777777" w:rsidR="00560B92" w:rsidRDefault="006C69D3">
      <w:pPr>
        <w:pStyle w:val="Heading3"/>
      </w:pPr>
      <w:r>
        <w:t>Embedded SWOT — Scenario 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60B92" w:rsidRPr="009B49D5" w14:paraId="52FA2F58" w14:textId="77777777">
        <w:tc>
          <w:tcPr>
            <w:tcW w:w="4800" w:type="dxa"/>
            <w:tcMar>
              <w:top w:w="60" w:type="dxa"/>
              <w:left w:w="90" w:type="dxa"/>
              <w:bottom w:w="60" w:type="dxa"/>
              <w:right w:w="90" w:type="dxa"/>
            </w:tcMar>
          </w:tcPr>
          <w:p w14:paraId="52FA2F50" w14:textId="77777777" w:rsidR="00560B92" w:rsidRPr="004A2375" w:rsidRDefault="006C69D3">
            <w:pPr>
              <w:spacing w:after="40" w:line="230" w:lineRule="auto"/>
              <w:rPr>
                <w:lang w:val="en-US"/>
              </w:rPr>
            </w:pPr>
            <w:r w:rsidRPr="004A2375">
              <w:rPr>
                <w:b/>
                <w:bCs/>
                <w:sz w:val="18"/>
                <w:szCs w:val="18"/>
                <w:lang w:val="en-US"/>
              </w:rPr>
              <w:t>Strengths</w:t>
            </w:r>
          </w:p>
          <w:p w14:paraId="52FA2F51" w14:textId="77777777" w:rsidR="00560B92" w:rsidRPr="004A2375" w:rsidRDefault="006C69D3">
            <w:pPr>
              <w:spacing w:after="40" w:line="230" w:lineRule="auto"/>
              <w:rPr>
                <w:lang w:val="en-US"/>
              </w:rPr>
            </w:pPr>
            <w:r w:rsidRPr="004A2375">
              <w:rPr>
                <w:sz w:val="18"/>
                <w:szCs w:val="18"/>
                <w:lang w:val="en-US"/>
              </w:rPr>
              <w:t>– No new public expenditure in the short term</w:t>
            </w:r>
          </w:p>
          <w:p w14:paraId="52FA2F52" w14:textId="77777777" w:rsidR="00560B92" w:rsidRPr="004A2375" w:rsidRDefault="006C69D3">
            <w:pPr>
              <w:spacing w:after="40" w:line="230" w:lineRule="auto"/>
              <w:rPr>
                <w:lang w:val="en-US"/>
              </w:rPr>
            </w:pPr>
            <w:r w:rsidRPr="004A2375">
              <w:rPr>
                <w:sz w:val="18"/>
                <w:szCs w:val="18"/>
                <w:lang w:val="en-US"/>
              </w:rPr>
              <w:t>– Serves as the explicit downside benchmark for the cost of inaction</w:t>
            </w:r>
          </w:p>
        </w:tc>
        <w:tc>
          <w:tcPr>
            <w:tcW w:w="4800" w:type="dxa"/>
            <w:tcMar>
              <w:top w:w="60" w:type="dxa"/>
              <w:left w:w="90" w:type="dxa"/>
              <w:bottom w:w="60" w:type="dxa"/>
              <w:right w:w="90" w:type="dxa"/>
            </w:tcMar>
          </w:tcPr>
          <w:p w14:paraId="52FA2F53" w14:textId="77777777" w:rsidR="00560B92" w:rsidRPr="004A2375" w:rsidRDefault="006C69D3">
            <w:pPr>
              <w:spacing w:after="40" w:line="230" w:lineRule="auto"/>
              <w:rPr>
                <w:lang w:val="en-US"/>
              </w:rPr>
            </w:pPr>
            <w:r w:rsidRPr="004A2375">
              <w:rPr>
                <w:b/>
                <w:bCs/>
                <w:sz w:val="18"/>
                <w:szCs w:val="18"/>
                <w:lang w:val="en-US"/>
              </w:rPr>
              <w:t>Weaknesses</w:t>
            </w:r>
          </w:p>
          <w:p w14:paraId="52FA2F54" w14:textId="77777777" w:rsidR="00560B92" w:rsidRPr="004A2375" w:rsidRDefault="006C69D3">
            <w:pPr>
              <w:spacing w:after="40" w:line="230" w:lineRule="auto"/>
              <w:rPr>
                <w:lang w:val="en-US"/>
              </w:rPr>
            </w:pPr>
            <w:r w:rsidRPr="004A2375">
              <w:rPr>
                <w:sz w:val="18"/>
                <w:szCs w:val="18"/>
                <w:lang w:val="en-US"/>
              </w:rPr>
              <w:t>– Every bottleneck unresolved and eroding (B/C/D/E/F/G/H)</w:t>
            </w:r>
          </w:p>
          <w:p w14:paraId="52FA2F55" w14:textId="77777777" w:rsidR="00560B92" w:rsidRPr="004A2375" w:rsidRDefault="006C69D3">
            <w:pPr>
              <w:spacing w:after="40" w:line="230" w:lineRule="auto"/>
              <w:rPr>
                <w:lang w:val="en-US"/>
              </w:rPr>
            </w:pPr>
            <w:r w:rsidRPr="004A2375">
              <w:rPr>
                <w:sz w:val="18"/>
                <w:szCs w:val="18"/>
                <w:lang w:val="en-US"/>
              </w:rPr>
              <w:t>– Loss of capability at CSG and at emerging sites</w:t>
            </w:r>
          </w:p>
          <w:p w14:paraId="52FA2F56" w14:textId="77777777" w:rsidR="00560B92" w:rsidRPr="004A2375" w:rsidRDefault="006C69D3">
            <w:pPr>
              <w:spacing w:after="40" w:line="230" w:lineRule="auto"/>
              <w:rPr>
                <w:lang w:val="en-US"/>
              </w:rPr>
            </w:pPr>
            <w:r w:rsidRPr="004A2375">
              <w:rPr>
                <w:sz w:val="18"/>
                <w:szCs w:val="18"/>
                <w:lang w:val="en-US"/>
              </w:rPr>
              <w:t>– Attrition of the skills and manufacturing base (G1, F4, F16)</w:t>
            </w:r>
          </w:p>
          <w:p w14:paraId="52FA2F57" w14:textId="77777777" w:rsidR="00560B92" w:rsidRPr="004A2375" w:rsidRDefault="006C69D3">
            <w:pPr>
              <w:spacing w:after="40" w:line="230" w:lineRule="auto"/>
              <w:rPr>
                <w:lang w:val="en-US"/>
              </w:rPr>
            </w:pPr>
            <w:r w:rsidRPr="004A2375">
              <w:rPr>
                <w:sz w:val="18"/>
                <w:szCs w:val="18"/>
                <w:lang w:val="en-US"/>
              </w:rPr>
              <w:t>– Irreversible decline of domestic launch capability</w:t>
            </w:r>
          </w:p>
        </w:tc>
      </w:tr>
      <w:tr w:rsidR="00560B92" w:rsidRPr="009B49D5" w14:paraId="52FA2F60" w14:textId="77777777">
        <w:tc>
          <w:tcPr>
            <w:tcW w:w="4800" w:type="dxa"/>
            <w:tcMar>
              <w:top w:w="60" w:type="dxa"/>
              <w:left w:w="90" w:type="dxa"/>
              <w:bottom w:w="60" w:type="dxa"/>
              <w:right w:w="90" w:type="dxa"/>
            </w:tcMar>
          </w:tcPr>
          <w:p w14:paraId="52FA2F59" w14:textId="77777777" w:rsidR="00560B92" w:rsidRPr="004A2375" w:rsidRDefault="006C69D3">
            <w:pPr>
              <w:spacing w:after="40" w:line="230" w:lineRule="auto"/>
              <w:rPr>
                <w:lang w:val="en-US"/>
              </w:rPr>
            </w:pPr>
            <w:r w:rsidRPr="004A2375">
              <w:rPr>
                <w:b/>
                <w:bCs/>
                <w:sz w:val="18"/>
                <w:szCs w:val="18"/>
                <w:lang w:val="en-US"/>
              </w:rPr>
              <w:t>Opportunities</w:t>
            </w:r>
          </w:p>
          <w:p w14:paraId="52FA2F5A" w14:textId="77777777" w:rsidR="00560B92" w:rsidRPr="004A2375" w:rsidRDefault="006C69D3">
            <w:pPr>
              <w:spacing w:after="40" w:line="230" w:lineRule="auto"/>
              <w:rPr>
                <w:lang w:val="en-US"/>
              </w:rPr>
            </w:pPr>
            <w:r w:rsidRPr="004A2375">
              <w:rPr>
                <w:sz w:val="18"/>
                <w:szCs w:val="18"/>
                <w:lang w:val="en-US"/>
              </w:rPr>
              <w:t>– None that advance EU autonomy; reliance on external providers is a fallback, not an opportunity</w:t>
            </w:r>
          </w:p>
        </w:tc>
        <w:tc>
          <w:tcPr>
            <w:tcW w:w="4800" w:type="dxa"/>
            <w:tcMar>
              <w:top w:w="60" w:type="dxa"/>
              <w:left w:w="90" w:type="dxa"/>
              <w:bottom w:w="60" w:type="dxa"/>
              <w:right w:w="90" w:type="dxa"/>
            </w:tcMar>
          </w:tcPr>
          <w:p w14:paraId="52FA2F5B" w14:textId="77777777" w:rsidR="00560B92" w:rsidRPr="004A2375" w:rsidRDefault="006C69D3">
            <w:pPr>
              <w:spacing w:after="40" w:line="230" w:lineRule="auto"/>
              <w:rPr>
                <w:lang w:val="en-US"/>
              </w:rPr>
            </w:pPr>
            <w:r w:rsidRPr="004A2375">
              <w:rPr>
                <w:b/>
                <w:bCs/>
                <w:sz w:val="18"/>
                <w:szCs w:val="18"/>
                <w:lang w:val="en-US"/>
              </w:rPr>
              <w:t>Threats</w:t>
            </w:r>
          </w:p>
          <w:p w14:paraId="52FA2F5C" w14:textId="77777777" w:rsidR="00560B92" w:rsidRPr="004A2375" w:rsidRDefault="006C69D3">
            <w:pPr>
              <w:spacing w:after="40" w:line="230" w:lineRule="auto"/>
              <w:rPr>
                <w:lang w:val="en-US"/>
              </w:rPr>
            </w:pPr>
            <w:r w:rsidRPr="004A2375">
              <w:rPr>
                <w:sz w:val="18"/>
                <w:szCs w:val="18"/>
                <w:lang w:val="en-US"/>
              </w:rPr>
              <w:t>– Full external dependence for access to space — autonomy precluded</w:t>
            </w:r>
          </w:p>
          <w:p w14:paraId="52FA2F5D" w14:textId="77777777" w:rsidR="00560B92" w:rsidRPr="004A2375" w:rsidRDefault="006C69D3">
            <w:pPr>
              <w:spacing w:after="40" w:line="230" w:lineRule="auto"/>
              <w:rPr>
                <w:lang w:val="en-US"/>
              </w:rPr>
            </w:pPr>
            <w:r w:rsidRPr="004A2375">
              <w:rPr>
                <w:sz w:val="18"/>
                <w:szCs w:val="18"/>
                <w:lang w:val="en-US"/>
              </w:rPr>
              <w:t>– Loss of strategic and commercial position to global competitors</w:t>
            </w:r>
          </w:p>
          <w:p w14:paraId="52FA2F5E" w14:textId="77777777" w:rsidR="00560B92" w:rsidRPr="004A2375" w:rsidRDefault="006C69D3">
            <w:pPr>
              <w:spacing w:after="40" w:line="230" w:lineRule="auto"/>
              <w:rPr>
                <w:lang w:val="en-US"/>
              </w:rPr>
            </w:pPr>
            <w:r w:rsidRPr="004A2375">
              <w:rPr>
                <w:sz w:val="18"/>
                <w:szCs w:val="18"/>
                <w:lang w:val="en-US"/>
              </w:rPr>
              <w:t>– Realised single-region (H14) and single-supplier (F10) failures</w:t>
            </w:r>
          </w:p>
          <w:p w14:paraId="52FA2F5F" w14:textId="77777777" w:rsidR="00560B92" w:rsidRPr="004A2375" w:rsidRDefault="006C69D3">
            <w:pPr>
              <w:spacing w:after="40" w:line="230" w:lineRule="auto"/>
              <w:rPr>
                <w:lang w:val="en-US"/>
              </w:rPr>
            </w:pPr>
            <w:r w:rsidRPr="004A2375">
              <w:rPr>
                <w:sz w:val="18"/>
                <w:szCs w:val="18"/>
                <w:lang w:val="en-US"/>
              </w:rPr>
              <w:t>– Non-EU providers become the default for institutional missions</w:t>
            </w:r>
          </w:p>
        </w:tc>
      </w:tr>
    </w:tbl>
    <w:p w14:paraId="52FA2F61" w14:textId="77777777" w:rsidR="00560B92" w:rsidRPr="004A2375" w:rsidRDefault="006C69D3">
      <w:pPr>
        <w:pStyle w:val="Heading2"/>
        <w:rPr>
          <w:lang w:val="en-US"/>
        </w:rPr>
      </w:pPr>
      <w:r w:rsidRPr="004A2375">
        <w:rPr>
          <w:lang w:val="en-US"/>
        </w:rPr>
        <w:t>5.8 Cross-scenario synthesis</w:t>
      </w:r>
    </w:p>
    <w:p w14:paraId="52FA2F62" w14:textId="77777777" w:rsidR="00560B92" w:rsidRPr="004A2375" w:rsidRDefault="006C69D3">
      <w:pPr>
        <w:spacing w:line="264" w:lineRule="auto"/>
        <w:rPr>
          <w:lang w:val="en-US"/>
        </w:rPr>
      </w:pPr>
      <w:r w:rsidRPr="004A2375">
        <w:rPr>
          <w:lang w:val="en-US"/>
        </w:rPr>
        <w:t>This section reads the five scenarios side by side: where each critical facility ends up, which bottlenecks each resolves, how each affects the SWOT weaknesses and threats, and what the comparison implies for the recommendations. It is the payoff of the two-layer design — the doctrines make the columns legible, the anchoring makes the rows defensible.</w:t>
      </w:r>
    </w:p>
    <w:p w14:paraId="52FA2F63" w14:textId="77777777" w:rsidR="00560B92" w:rsidRPr="004A2375" w:rsidRDefault="006C69D3">
      <w:pPr>
        <w:pStyle w:val="Heading3"/>
        <w:rPr>
          <w:lang w:val="en-US"/>
        </w:rPr>
      </w:pPr>
      <w:r w:rsidRPr="004A2375">
        <w:rPr>
          <w:lang w:val="en-US"/>
        </w:rPr>
        <w:t>5.8.1 Where each critical facility ends up</w:t>
      </w:r>
    </w:p>
    <w:p w14:paraId="52FA2F64" w14:textId="77777777" w:rsidR="00560B92" w:rsidRPr="004A2375" w:rsidRDefault="006C69D3">
      <w:pPr>
        <w:spacing w:before="160" w:after="80"/>
        <w:rPr>
          <w:lang w:val="en-US"/>
        </w:rPr>
      </w:pPr>
      <w:r w:rsidRPr="004A2375">
        <w:rPr>
          <w:b/>
          <w:bCs/>
          <w:color w:val="1F3864"/>
          <w:sz w:val="18"/>
          <w:szCs w:val="18"/>
          <w:lang w:val="en-US"/>
        </w:rPr>
        <w:t>Table 5.9 – Where each Level-1 facility ends up across the scenarios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20"/>
        <w:gridCol w:w="1520"/>
        <w:gridCol w:w="1520"/>
        <w:gridCol w:w="1520"/>
        <w:gridCol w:w="1520"/>
      </w:tblGrid>
      <w:tr w:rsidR="00560B92" w14:paraId="52FA2F6B" w14:textId="77777777">
        <w:trPr>
          <w:tblHeader/>
        </w:trPr>
        <w:tc>
          <w:tcPr>
            <w:tcW w:w="2100" w:type="dxa"/>
            <w:shd w:val="clear" w:color="auto" w:fill="1F3864"/>
            <w:tcMar>
              <w:top w:w="60" w:type="dxa"/>
              <w:left w:w="90" w:type="dxa"/>
              <w:bottom w:w="60" w:type="dxa"/>
              <w:right w:w="90" w:type="dxa"/>
            </w:tcMar>
            <w:vAlign w:val="center"/>
          </w:tcPr>
          <w:p w14:paraId="52FA2F65" w14:textId="77777777" w:rsidR="00560B92" w:rsidRDefault="006C69D3">
            <w:pPr>
              <w:spacing w:after="0"/>
            </w:pPr>
            <w:r>
              <w:rPr>
                <w:b/>
                <w:bCs/>
                <w:color w:val="FFFFFF"/>
                <w:sz w:val="18"/>
                <w:szCs w:val="18"/>
              </w:rPr>
              <w:t>Level-1 facility</w:t>
            </w:r>
          </w:p>
        </w:tc>
        <w:tc>
          <w:tcPr>
            <w:tcW w:w="1520" w:type="dxa"/>
            <w:shd w:val="clear" w:color="auto" w:fill="1F3864"/>
            <w:tcMar>
              <w:top w:w="60" w:type="dxa"/>
              <w:left w:w="90" w:type="dxa"/>
              <w:bottom w:w="60" w:type="dxa"/>
              <w:right w:w="90" w:type="dxa"/>
            </w:tcMar>
            <w:vAlign w:val="center"/>
          </w:tcPr>
          <w:p w14:paraId="52FA2F66" w14:textId="77777777" w:rsidR="00560B92" w:rsidRDefault="006C69D3">
            <w:pPr>
              <w:spacing w:after="0"/>
            </w:pPr>
            <w:r>
              <w:rPr>
                <w:b/>
                <w:bCs/>
                <w:color w:val="FFFFFF"/>
                <w:sz w:val="18"/>
                <w:szCs w:val="18"/>
              </w:rPr>
              <w:t>S1 Status Quo</w:t>
            </w:r>
          </w:p>
        </w:tc>
        <w:tc>
          <w:tcPr>
            <w:tcW w:w="1520" w:type="dxa"/>
            <w:shd w:val="clear" w:color="auto" w:fill="1F3864"/>
            <w:tcMar>
              <w:top w:w="60" w:type="dxa"/>
              <w:left w:w="90" w:type="dxa"/>
              <w:bottom w:w="60" w:type="dxa"/>
              <w:right w:w="90" w:type="dxa"/>
            </w:tcMar>
            <w:vAlign w:val="center"/>
          </w:tcPr>
          <w:p w14:paraId="52FA2F67" w14:textId="77777777" w:rsidR="00560B92" w:rsidRDefault="006C69D3">
            <w:pPr>
              <w:spacing w:after="0"/>
            </w:pPr>
            <w:r>
              <w:rPr>
                <w:b/>
                <w:bCs/>
                <w:color w:val="FFFFFF"/>
                <w:sz w:val="18"/>
                <w:szCs w:val="18"/>
              </w:rPr>
              <w:t>S2 Integrated</w:t>
            </w:r>
          </w:p>
        </w:tc>
        <w:tc>
          <w:tcPr>
            <w:tcW w:w="1520" w:type="dxa"/>
            <w:shd w:val="clear" w:color="auto" w:fill="1F3864"/>
            <w:tcMar>
              <w:top w:w="60" w:type="dxa"/>
              <w:left w:w="90" w:type="dxa"/>
              <w:bottom w:w="60" w:type="dxa"/>
              <w:right w:w="90" w:type="dxa"/>
            </w:tcMar>
            <w:vAlign w:val="center"/>
          </w:tcPr>
          <w:p w14:paraId="52FA2F68" w14:textId="77777777" w:rsidR="00560B92" w:rsidRDefault="006C69D3">
            <w:pPr>
              <w:spacing w:after="0"/>
            </w:pPr>
            <w:r>
              <w:rPr>
                <w:b/>
                <w:bCs/>
                <w:color w:val="FFFFFF"/>
                <w:sz w:val="18"/>
                <w:szCs w:val="18"/>
              </w:rPr>
              <w:t>S3 Commercial</w:t>
            </w:r>
          </w:p>
        </w:tc>
        <w:tc>
          <w:tcPr>
            <w:tcW w:w="1520" w:type="dxa"/>
            <w:shd w:val="clear" w:color="auto" w:fill="1F3864"/>
            <w:tcMar>
              <w:top w:w="60" w:type="dxa"/>
              <w:left w:w="90" w:type="dxa"/>
              <w:bottom w:w="60" w:type="dxa"/>
              <w:right w:w="90" w:type="dxa"/>
            </w:tcMar>
            <w:vAlign w:val="center"/>
          </w:tcPr>
          <w:p w14:paraId="52FA2F69" w14:textId="77777777" w:rsidR="00560B92" w:rsidRDefault="006C69D3">
            <w:pPr>
              <w:spacing w:after="0"/>
            </w:pPr>
            <w:r>
              <w:rPr>
                <w:b/>
                <w:bCs/>
                <w:color w:val="FFFFFF"/>
                <w:sz w:val="18"/>
                <w:szCs w:val="18"/>
              </w:rPr>
              <w:t>S4 CSG Enh.</w:t>
            </w:r>
          </w:p>
        </w:tc>
        <w:tc>
          <w:tcPr>
            <w:tcW w:w="1520" w:type="dxa"/>
            <w:shd w:val="clear" w:color="auto" w:fill="1F3864"/>
            <w:tcMar>
              <w:top w:w="60" w:type="dxa"/>
              <w:left w:w="90" w:type="dxa"/>
              <w:bottom w:w="60" w:type="dxa"/>
              <w:right w:w="90" w:type="dxa"/>
            </w:tcMar>
            <w:vAlign w:val="center"/>
          </w:tcPr>
          <w:p w14:paraId="52FA2F6A" w14:textId="77777777" w:rsidR="00560B92" w:rsidRDefault="006C69D3">
            <w:pPr>
              <w:spacing w:after="0"/>
            </w:pPr>
            <w:r>
              <w:rPr>
                <w:b/>
                <w:bCs/>
                <w:color w:val="FFFFFF"/>
                <w:sz w:val="18"/>
                <w:szCs w:val="18"/>
              </w:rPr>
              <w:t>S5 Decline</w:t>
            </w:r>
          </w:p>
        </w:tc>
      </w:tr>
      <w:tr w:rsidR="00560B92" w14:paraId="52FA2F72" w14:textId="77777777">
        <w:tc>
          <w:tcPr>
            <w:tcW w:w="2100" w:type="dxa"/>
            <w:tcMar>
              <w:top w:w="60" w:type="dxa"/>
              <w:left w:w="90" w:type="dxa"/>
              <w:bottom w:w="60" w:type="dxa"/>
              <w:right w:w="90" w:type="dxa"/>
            </w:tcMar>
          </w:tcPr>
          <w:p w14:paraId="52FA2F6C" w14:textId="77777777" w:rsidR="00560B92" w:rsidRDefault="006C69D3">
            <w:pPr>
              <w:spacing w:after="40" w:line="230" w:lineRule="auto"/>
            </w:pPr>
            <w:r>
              <w:rPr>
                <w:b/>
                <w:bCs/>
                <w:sz w:val="18"/>
                <w:szCs w:val="18"/>
              </w:rPr>
              <w:t>CSG (Ariane 6 + Vega-C)</w:t>
            </w:r>
          </w:p>
        </w:tc>
        <w:tc>
          <w:tcPr>
            <w:tcW w:w="1520" w:type="dxa"/>
            <w:tcMar>
              <w:top w:w="60" w:type="dxa"/>
              <w:left w:w="90" w:type="dxa"/>
              <w:bottom w:w="60" w:type="dxa"/>
              <w:right w:w="90" w:type="dxa"/>
            </w:tcMar>
          </w:tcPr>
          <w:p w14:paraId="52FA2F6D"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6E" w14:textId="77777777" w:rsidR="00560B92" w:rsidRDefault="006C69D3">
            <w:pPr>
              <w:spacing w:after="40" w:line="230" w:lineRule="auto"/>
            </w:pPr>
            <w:r>
              <w:rPr>
                <w:sz w:val="18"/>
                <w:szCs w:val="18"/>
              </w:rPr>
              <w:t>Anchor of network</w:t>
            </w:r>
          </w:p>
        </w:tc>
        <w:tc>
          <w:tcPr>
            <w:tcW w:w="1520" w:type="dxa"/>
            <w:tcMar>
              <w:top w:w="60" w:type="dxa"/>
              <w:left w:w="90" w:type="dxa"/>
              <w:bottom w:w="60" w:type="dxa"/>
              <w:right w:w="90" w:type="dxa"/>
            </w:tcMar>
          </w:tcPr>
          <w:p w14:paraId="52FA2F6F" w14:textId="77777777" w:rsidR="00560B92" w:rsidRDefault="006C69D3">
            <w:pPr>
              <w:spacing w:after="40" w:line="230" w:lineRule="auto"/>
            </w:pPr>
            <w:r>
              <w:rPr>
                <w:sz w:val="18"/>
                <w:szCs w:val="18"/>
              </w:rPr>
              <w:t>Institutional only</w:t>
            </w:r>
          </w:p>
        </w:tc>
        <w:tc>
          <w:tcPr>
            <w:tcW w:w="1520" w:type="dxa"/>
            <w:tcMar>
              <w:top w:w="60" w:type="dxa"/>
              <w:left w:w="90" w:type="dxa"/>
              <w:bottom w:w="60" w:type="dxa"/>
              <w:right w:w="90" w:type="dxa"/>
            </w:tcMar>
          </w:tcPr>
          <w:p w14:paraId="52FA2F70" w14:textId="77777777" w:rsidR="00560B92" w:rsidRDefault="006C69D3">
            <w:pPr>
              <w:spacing w:after="40" w:line="230" w:lineRule="auto"/>
            </w:pPr>
            <w:r>
              <w:rPr>
                <w:sz w:val="18"/>
                <w:szCs w:val="18"/>
              </w:rPr>
              <w:t>Hardened + expanded</w:t>
            </w:r>
          </w:p>
        </w:tc>
        <w:tc>
          <w:tcPr>
            <w:tcW w:w="1520" w:type="dxa"/>
            <w:tcMar>
              <w:top w:w="60" w:type="dxa"/>
              <w:left w:w="90" w:type="dxa"/>
              <w:bottom w:w="60" w:type="dxa"/>
              <w:right w:w="90" w:type="dxa"/>
            </w:tcMar>
          </w:tcPr>
          <w:p w14:paraId="52FA2F71" w14:textId="77777777" w:rsidR="00560B92" w:rsidRDefault="006C69D3">
            <w:pPr>
              <w:spacing w:after="40" w:line="230" w:lineRule="auto"/>
            </w:pPr>
            <w:r>
              <w:rPr>
                <w:sz w:val="18"/>
                <w:szCs w:val="18"/>
              </w:rPr>
              <w:t>Limited / constrained</w:t>
            </w:r>
          </w:p>
        </w:tc>
      </w:tr>
      <w:tr w:rsidR="00560B92" w14:paraId="52FA2F79" w14:textId="77777777">
        <w:tc>
          <w:tcPr>
            <w:tcW w:w="2100" w:type="dxa"/>
            <w:tcMar>
              <w:top w:w="60" w:type="dxa"/>
              <w:left w:w="90" w:type="dxa"/>
              <w:bottom w:w="60" w:type="dxa"/>
              <w:right w:w="90" w:type="dxa"/>
            </w:tcMar>
          </w:tcPr>
          <w:p w14:paraId="52FA2F73" w14:textId="77777777" w:rsidR="00560B92" w:rsidRDefault="006C69D3">
            <w:pPr>
              <w:spacing w:after="40" w:line="230" w:lineRule="auto"/>
            </w:pPr>
            <w:r>
              <w:rPr>
                <w:b/>
                <w:bCs/>
                <w:sz w:val="18"/>
                <w:szCs w:val="18"/>
              </w:rPr>
              <w:t>BEAP + P120C plant</w:t>
            </w:r>
          </w:p>
        </w:tc>
        <w:tc>
          <w:tcPr>
            <w:tcW w:w="1520" w:type="dxa"/>
            <w:tcMar>
              <w:top w:w="60" w:type="dxa"/>
              <w:left w:w="90" w:type="dxa"/>
              <w:bottom w:w="60" w:type="dxa"/>
              <w:right w:w="90" w:type="dxa"/>
            </w:tcMar>
          </w:tcPr>
          <w:p w14:paraId="52FA2F74" w14:textId="77777777" w:rsidR="00560B92" w:rsidRDefault="006C69D3">
            <w:pPr>
              <w:spacing w:after="40" w:line="230" w:lineRule="auto"/>
            </w:pPr>
            <w:r>
              <w:rPr>
                <w:sz w:val="18"/>
                <w:szCs w:val="18"/>
              </w:rPr>
              <w:t>Single point remains</w:t>
            </w:r>
          </w:p>
        </w:tc>
        <w:tc>
          <w:tcPr>
            <w:tcW w:w="1520" w:type="dxa"/>
            <w:tcMar>
              <w:top w:w="60" w:type="dxa"/>
              <w:left w:w="90" w:type="dxa"/>
              <w:bottom w:w="60" w:type="dxa"/>
              <w:right w:w="90" w:type="dxa"/>
            </w:tcMar>
          </w:tcPr>
          <w:p w14:paraId="52FA2F75" w14:textId="77777777" w:rsidR="00560B92" w:rsidRDefault="006C69D3">
            <w:pPr>
              <w:spacing w:after="40" w:line="230" w:lineRule="auto"/>
            </w:pPr>
            <w:r>
              <w:rPr>
                <w:sz w:val="18"/>
                <w:szCs w:val="18"/>
              </w:rPr>
              <w:t>Redundancy added</w:t>
            </w:r>
          </w:p>
        </w:tc>
        <w:tc>
          <w:tcPr>
            <w:tcW w:w="1520" w:type="dxa"/>
            <w:tcMar>
              <w:top w:w="60" w:type="dxa"/>
              <w:left w:w="90" w:type="dxa"/>
              <w:bottom w:w="60" w:type="dxa"/>
              <w:right w:w="90" w:type="dxa"/>
            </w:tcMar>
          </w:tcPr>
          <w:p w14:paraId="52FA2F76" w14:textId="77777777" w:rsidR="00560B92" w:rsidRDefault="006C69D3">
            <w:pPr>
              <w:spacing w:after="40" w:line="230" w:lineRule="auto"/>
            </w:pPr>
            <w:r>
              <w:rPr>
                <w:sz w:val="18"/>
                <w:szCs w:val="18"/>
              </w:rPr>
              <w:t>Institutional only</w:t>
            </w:r>
          </w:p>
        </w:tc>
        <w:tc>
          <w:tcPr>
            <w:tcW w:w="1520" w:type="dxa"/>
            <w:tcMar>
              <w:top w:w="60" w:type="dxa"/>
              <w:left w:w="90" w:type="dxa"/>
              <w:bottom w:w="60" w:type="dxa"/>
              <w:right w:w="90" w:type="dxa"/>
            </w:tcMar>
          </w:tcPr>
          <w:p w14:paraId="52FA2F77" w14:textId="77777777" w:rsidR="00560B92" w:rsidRDefault="006C69D3">
            <w:pPr>
              <w:spacing w:after="40" w:line="230" w:lineRule="auto"/>
            </w:pPr>
            <w:r>
              <w:rPr>
                <w:sz w:val="18"/>
                <w:szCs w:val="18"/>
              </w:rPr>
              <w:t>2nd EU capability</w:t>
            </w:r>
          </w:p>
        </w:tc>
        <w:tc>
          <w:tcPr>
            <w:tcW w:w="1520" w:type="dxa"/>
            <w:tcMar>
              <w:top w:w="60" w:type="dxa"/>
              <w:left w:w="90" w:type="dxa"/>
              <w:bottom w:w="60" w:type="dxa"/>
              <w:right w:w="90" w:type="dxa"/>
            </w:tcMar>
          </w:tcPr>
          <w:p w14:paraId="52FA2F78" w14:textId="77777777" w:rsidR="00560B92" w:rsidRDefault="006C69D3">
            <w:pPr>
              <w:spacing w:after="40" w:line="230" w:lineRule="auto"/>
            </w:pPr>
            <w:r>
              <w:rPr>
                <w:sz w:val="18"/>
                <w:szCs w:val="18"/>
              </w:rPr>
              <w:t>Erodes</w:t>
            </w:r>
          </w:p>
        </w:tc>
      </w:tr>
      <w:tr w:rsidR="00560B92" w14:paraId="52FA2F80" w14:textId="77777777">
        <w:tc>
          <w:tcPr>
            <w:tcW w:w="2100" w:type="dxa"/>
            <w:tcMar>
              <w:top w:w="60" w:type="dxa"/>
              <w:left w:w="90" w:type="dxa"/>
              <w:bottom w:w="60" w:type="dxa"/>
              <w:right w:w="90" w:type="dxa"/>
            </w:tcMar>
          </w:tcPr>
          <w:p w14:paraId="52FA2F7A" w14:textId="77777777" w:rsidR="00560B92" w:rsidRDefault="006C69D3">
            <w:pPr>
              <w:spacing w:after="40" w:line="230" w:lineRule="auto"/>
            </w:pPr>
            <w:r>
              <w:rPr>
                <w:b/>
                <w:bCs/>
                <w:sz w:val="18"/>
                <w:szCs w:val="18"/>
              </w:rPr>
              <w:t>DLR P5.2 / P4</w:t>
            </w:r>
          </w:p>
        </w:tc>
        <w:tc>
          <w:tcPr>
            <w:tcW w:w="1520" w:type="dxa"/>
            <w:tcMar>
              <w:top w:w="60" w:type="dxa"/>
              <w:left w:w="90" w:type="dxa"/>
              <w:bottom w:w="60" w:type="dxa"/>
              <w:right w:w="90" w:type="dxa"/>
            </w:tcMar>
          </w:tcPr>
          <w:p w14:paraId="52FA2F7B" w14:textId="77777777" w:rsidR="00560B92" w:rsidRDefault="006C69D3">
            <w:pPr>
              <w:spacing w:after="40" w:line="230" w:lineRule="auto"/>
            </w:pPr>
            <w:r>
              <w:rPr>
                <w:sz w:val="18"/>
                <w:szCs w:val="18"/>
              </w:rPr>
              <w:t>Single point remains</w:t>
            </w:r>
          </w:p>
        </w:tc>
        <w:tc>
          <w:tcPr>
            <w:tcW w:w="1520" w:type="dxa"/>
            <w:tcMar>
              <w:top w:w="60" w:type="dxa"/>
              <w:left w:w="90" w:type="dxa"/>
              <w:bottom w:w="60" w:type="dxa"/>
              <w:right w:w="90" w:type="dxa"/>
            </w:tcMar>
          </w:tcPr>
          <w:p w14:paraId="52FA2F7C" w14:textId="77777777" w:rsidR="00560B92" w:rsidRDefault="006C69D3">
            <w:pPr>
              <w:spacing w:after="40" w:line="230" w:lineRule="auto"/>
            </w:pPr>
            <w:r>
              <w:rPr>
                <w:sz w:val="18"/>
                <w:szCs w:val="18"/>
              </w:rPr>
              <w:t>2nd path initiated</w:t>
            </w:r>
          </w:p>
        </w:tc>
        <w:tc>
          <w:tcPr>
            <w:tcW w:w="1520" w:type="dxa"/>
            <w:tcMar>
              <w:top w:w="60" w:type="dxa"/>
              <w:left w:w="90" w:type="dxa"/>
              <w:bottom w:w="60" w:type="dxa"/>
              <w:right w:w="90" w:type="dxa"/>
            </w:tcMar>
          </w:tcPr>
          <w:p w14:paraId="52FA2F7D" w14:textId="77777777" w:rsidR="00560B92" w:rsidRDefault="006C69D3">
            <w:pPr>
              <w:spacing w:after="40" w:line="230" w:lineRule="auto"/>
            </w:pPr>
            <w:r>
              <w:rPr>
                <w:sz w:val="18"/>
                <w:szCs w:val="18"/>
              </w:rPr>
              <w:t>Binding constraint</w:t>
            </w:r>
          </w:p>
        </w:tc>
        <w:tc>
          <w:tcPr>
            <w:tcW w:w="1520" w:type="dxa"/>
            <w:tcMar>
              <w:top w:w="60" w:type="dxa"/>
              <w:left w:w="90" w:type="dxa"/>
              <w:bottom w:w="60" w:type="dxa"/>
              <w:right w:w="90" w:type="dxa"/>
            </w:tcMar>
          </w:tcPr>
          <w:p w14:paraId="52FA2F7E" w14:textId="77777777" w:rsidR="00560B92" w:rsidRDefault="006C69D3">
            <w:pPr>
              <w:spacing w:after="40" w:line="230" w:lineRule="auto"/>
            </w:pPr>
            <w:r>
              <w:rPr>
                <w:sz w:val="18"/>
                <w:szCs w:val="18"/>
              </w:rPr>
              <w:t>Partial 2nd cryo path</w:t>
            </w:r>
          </w:p>
        </w:tc>
        <w:tc>
          <w:tcPr>
            <w:tcW w:w="1520" w:type="dxa"/>
            <w:tcMar>
              <w:top w:w="60" w:type="dxa"/>
              <w:left w:w="90" w:type="dxa"/>
              <w:bottom w:w="60" w:type="dxa"/>
              <w:right w:w="90" w:type="dxa"/>
            </w:tcMar>
          </w:tcPr>
          <w:p w14:paraId="52FA2F7F" w14:textId="77777777" w:rsidR="00560B92" w:rsidRDefault="006C69D3">
            <w:pPr>
              <w:spacing w:after="40" w:line="230" w:lineRule="auto"/>
            </w:pPr>
            <w:r>
              <w:rPr>
                <w:sz w:val="18"/>
                <w:szCs w:val="18"/>
              </w:rPr>
              <w:t>Erodes</w:t>
            </w:r>
          </w:p>
        </w:tc>
      </w:tr>
      <w:tr w:rsidR="00560B92" w14:paraId="52FA2F87" w14:textId="77777777">
        <w:tc>
          <w:tcPr>
            <w:tcW w:w="2100" w:type="dxa"/>
            <w:tcMar>
              <w:top w:w="60" w:type="dxa"/>
              <w:left w:w="90" w:type="dxa"/>
              <w:bottom w:w="60" w:type="dxa"/>
              <w:right w:w="90" w:type="dxa"/>
            </w:tcMar>
          </w:tcPr>
          <w:p w14:paraId="52FA2F81" w14:textId="77777777" w:rsidR="00560B92" w:rsidRDefault="006C69D3">
            <w:pPr>
              <w:spacing w:after="40" w:line="230" w:lineRule="auto"/>
            </w:pPr>
            <w:r>
              <w:rPr>
                <w:b/>
                <w:bCs/>
                <w:sz w:val="18"/>
                <w:szCs w:val="18"/>
              </w:rPr>
              <w:t>Vernon PF52 / PF20</w:t>
            </w:r>
          </w:p>
        </w:tc>
        <w:tc>
          <w:tcPr>
            <w:tcW w:w="1520" w:type="dxa"/>
            <w:tcMar>
              <w:top w:w="60" w:type="dxa"/>
              <w:left w:w="90" w:type="dxa"/>
              <w:bottom w:w="60" w:type="dxa"/>
              <w:right w:w="90" w:type="dxa"/>
            </w:tcMar>
          </w:tcPr>
          <w:p w14:paraId="52FA2F82"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83" w14:textId="77777777" w:rsidR="00560B92" w:rsidRDefault="006C69D3">
            <w:pPr>
              <w:spacing w:after="40" w:line="230" w:lineRule="auto"/>
            </w:pPr>
            <w:r>
              <w:rPr>
                <w:sz w:val="18"/>
                <w:szCs w:val="18"/>
              </w:rPr>
              <w:t>Expanded (Maia+Vinci)</w:t>
            </w:r>
          </w:p>
        </w:tc>
        <w:tc>
          <w:tcPr>
            <w:tcW w:w="1520" w:type="dxa"/>
            <w:tcMar>
              <w:top w:w="60" w:type="dxa"/>
              <w:left w:w="90" w:type="dxa"/>
              <w:bottom w:w="60" w:type="dxa"/>
              <w:right w:w="90" w:type="dxa"/>
            </w:tcMar>
          </w:tcPr>
          <w:p w14:paraId="52FA2F84" w14:textId="77777777" w:rsidR="00560B92" w:rsidRDefault="006C69D3">
            <w:pPr>
              <w:spacing w:after="40" w:line="230" w:lineRule="auto"/>
            </w:pPr>
            <w:r>
              <w:rPr>
                <w:sz w:val="18"/>
                <w:szCs w:val="18"/>
              </w:rPr>
              <w:t>Commercial + inst.</w:t>
            </w:r>
          </w:p>
        </w:tc>
        <w:tc>
          <w:tcPr>
            <w:tcW w:w="1520" w:type="dxa"/>
            <w:tcMar>
              <w:top w:w="60" w:type="dxa"/>
              <w:left w:w="90" w:type="dxa"/>
              <w:bottom w:w="60" w:type="dxa"/>
              <w:right w:w="90" w:type="dxa"/>
            </w:tcMar>
          </w:tcPr>
          <w:p w14:paraId="52FA2F85" w14:textId="77777777" w:rsidR="00560B92" w:rsidRDefault="006C69D3">
            <w:pPr>
              <w:spacing w:after="40" w:line="230" w:lineRule="auto"/>
            </w:pPr>
            <w:r>
              <w:rPr>
                <w:sz w:val="18"/>
                <w:szCs w:val="18"/>
              </w:rPr>
              <w:t>Elevated to L1</w:t>
            </w:r>
          </w:p>
        </w:tc>
        <w:tc>
          <w:tcPr>
            <w:tcW w:w="1520" w:type="dxa"/>
            <w:tcMar>
              <w:top w:w="60" w:type="dxa"/>
              <w:left w:w="90" w:type="dxa"/>
              <w:bottom w:w="60" w:type="dxa"/>
              <w:right w:w="90" w:type="dxa"/>
            </w:tcMar>
          </w:tcPr>
          <w:p w14:paraId="52FA2F86" w14:textId="77777777" w:rsidR="00560B92" w:rsidRDefault="006C69D3">
            <w:pPr>
              <w:spacing w:after="40" w:line="230" w:lineRule="auto"/>
            </w:pPr>
            <w:r>
              <w:rPr>
                <w:sz w:val="18"/>
                <w:szCs w:val="18"/>
              </w:rPr>
              <w:t>Static</w:t>
            </w:r>
          </w:p>
        </w:tc>
      </w:tr>
      <w:tr w:rsidR="00560B92" w14:paraId="52FA2F8E" w14:textId="77777777">
        <w:tc>
          <w:tcPr>
            <w:tcW w:w="2100" w:type="dxa"/>
            <w:tcMar>
              <w:top w:w="60" w:type="dxa"/>
              <w:left w:w="90" w:type="dxa"/>
              <w:bottom w:w="60" w:type="dxa"/>
              <w:right w:w="90" w:type="dxa"/>
            </w:tcMar>
          </w:tcPr>
          <w:p w14:paraId="52FA2F88" w14:textId="77777777" w:rsidR="00560B92" w:rsidRDefault="006C69D3">
            <w:pPr>
              <w:spacing w:after="40" w:line="230" w:lineRule="auto"/>
            </w:pPr>
            <w:r>
              <w:rPr>
                <w:b/>
                <w:bCs/>
                <w:sz w:val="18"/>
                <w:szCs w:val="18"/>
              </w:rPr>
              <w:t>Andøya / SaxaVord / Esrange</w:t>
            </w:r>
          </w:p>
        </w:tc>
        <w:tc>
          <w:tcPr>
            <w:tcW w:w="1520" w:type="dxa"/>
            <w:tcMar>
              <w:top w:w="60" w:type="dxa"/>
              <w:left w:w="90" w:type="dxa"/>
              <w:bottom w:w="60" w:type="dxa"/>
              <w:right w:w="90" w:type="dxa"/>
            </w:tcMar>
          </w:tcPr>
          <w:p w14:paraId="52FA2F89" w14:textId="77777777" w:rsidR="00560B92" w:rsidRDefault="006C69D3">
            <w:pPr>
              <w:spacing w:after="40" w:line="230" w:lineRule="auto"/>
            </w:pPr>
            <w:r>
              <w:rPr>
                <w:sz w:val="18"/>
                <w:szCs w:val="18"/>
              </w:rPr>
              <w:t>Single-anchor</w:t>
            </w:r>
          </w:p>
        </w:tc>
        <w:tc>
          <w:tcPr>
            <w:tcW w:w="1520" w:type="dxa"/>
            <w:tcMar>
              <w:top w:w="60" w:type="dxa"/>
              <w:left w:w="90" w:type="dxa"/>
              <w:bottom w:w="60" w:type="dxa"/>
              <w:right w:w="90" w:type="dxa"/>
            </w:tcMar>
          </w:tcPr>
          <w:p w14:paraId="52FA2F8A" w14:textId="77777777" w:rsidR="00560B92" w:rsidRDefault="006C69D3">
            <w:pPr>
              <w:spacing w:after="40" w:line="230" w:lineRule="auto"/>
            </w:pPr>
            <w:r>
              <w:rPr>
                <w:sz w:val="18"/>
                <w:szCs w:val="18"/>
              </w:rPr>
              <w:t>Elevated network nodes</w:t>
            </w:r>
          </w:p>
        </w:tc>
        <w:tc>
          <w:tcPr>
            <w:tcW w:w="1520" w:type="dxa"/>
            <w:tcMar>
              <w:top w:w="60" w:type="dxa"/>
              <w:left w:w="90" w:type="dxa"/>
              <w:bottom w:w="60" w:type="dxa"/>
              <w:right w:w="90" w:type="dxa"/>
            </w:tcMar>
          </w:tcPr>
          <w:p w14:paraId="52FA2F8B" w14:textId="77777777" w:rsidR="00560B92" w:rsidRDefault="006C69D3">
            <w:pPr>
              <w:spacing w:after="40" w:line="230" w:lineRule="auto"/>
            </w:pPr>
            <w:r>
              <w:rPr>
                <w:sz w:val="18"/>
                <w:szCs w:val="18"/>
              </w:rPr>
              <w:t>Primary commercial growth</w:t>
            </w:r>
          </w:p>
        </w:tc>
        <w:tc>
          <w:tcPr>
            <w:tcW w:w="1520" w:type="dxa"/>
            <w:tcMar>
              <w:top w:w="60" w:type="dxa"/>
              <w:left w:w="90" w:type="dxa"/>
              <w:bottom w:w="60" w:type="dxa"/>
              <w:right w:w="90" w:type="dxa"/>
            </w:tcMar>
          </w:tcPr>
          <w:p w14:paraId="52FA2F8C" w14:textId="77777777" w:rsidR="00560B92" w:rsidRDefault="006C69D3">
            <w:pPr>
              <w:spacing w:after="40" w:line="230" w:lineRule="auto"/>
            </w:pPr>
            <w:r>
              <w:rPr>
                <w:sz w:val="18"/>
                <w:szCs w:val="18"/>
              </w:rPr>
              <w:t>Supported, not elevated</w:t>
            </w:r>
          </w:p>
        </w:tc>
        <w:tc>
          <w:tcPr>
            <w:tcW w:w="1520" w:type="dxa"/>
            <w:tcMar>
              <w:top w:w="60" w:type="dxa"/>
              <w:left w:w="90" w:type="dxa"/>
              <w:bottom w:w="60" w:type="dxa"/>
              <w:right w:w="90" w:type="dxa"/>
            </w:tcMar>
          </w:tcPr>
          <w:p w14:paraId="52FA2F8D" w14:textId="77777777" w:rsidR="00560B92" w:rsidRDefault="006C69D3">
            <w:pPr>
              <w:spacing w:after="40" w:line="230" w:lineRule="auto"/>
            </w:pPr>
            <w:r>
              <w:rPr>
                <w:sz w:val="18"/>
                <w:szCs w:val="18"/>
              </w:rPr>
              <w:t>Stall / immature</w:t>
            </w:r>
          </w:p>
        </w:tc>
      </w:tr>
      <w:tr w:rsidR="00560B92" w14:paraId="52FA2F95" w14:textId="77777777">
        <w:tc>
          <w:tcPr>
            <w:tcW w:w="2100" w:type="dxa"/>
            <w:tcMar>
              <w:top w:w="60" w:type="dxa"/>
              <w:left w:w="90" w:type="dxa"/>
              <w:bottom w:w="60" w:type="dxa"/>
              <w:right w:w="90" w:type="dxa"/>
            </w:tcMar>
          </w:tcPr>
          <w:p w14:paraId="52FA2F8F" w14:textId="77777777" w:rsidR="00560B92" w:rsidRDefault="006C69D3">
            <w:pPr>
              <w:spacing w:after="40" w:line="230" w:lineRule="auto"/>
            </w:pPr>
            <w:r>
              <w:rPr>
                <w:b/>
                <w:bCs/>
                <w:sz w:val="18"/>
                <w:szCs w:val="18"/>
              </w:rPr>
              <w:t>Atlantic Spaceport / Malbusca</w:t>
            </w:r>
          </w:p>
        </w:tc>
        <w:tc>
          <w:tcPr>
            <w:tcW w:w="1520" w:type="dxa"/>
            <w:tcMar>
              <w:top w:w="60" w:type="dxa"/>
              <w:left w:w="90" w:type="dxa"/>
              <w:bottom w:w="60" w:type="dxa"/>
              <w:right w:w="90" w:type="dxa"/>
            </w:tcMar>
          </w:tcPr>
          <w:p w14:paraId="52FA2F90" w14:textId="77777777" w:rsidR="00560B92" w:rsidRDefault="006C69D3">
            <w:pPr>
              <w:spacing w:after="40" w:line="230" w:lineRule="auto"/>
            </w:pPr>
            <w:r>
              <w:rPr>
                <w:sz w:val="18"/>
                <w:szCs w:val="18"/>
              </w:rPr>
              <w:t>L3 conditional</w:t>
            </w:r>
          </w:p>
        </w:tc>
        <w:tc>
          <w:tcPr>
            <w:tcW w:w="1520" w:type="dxa"/>
            <w:tcMar>
              <w:top w:w="60" w:type="dxa"/>
              <w:left w:w="90" w:type="dxa"/>
              <w:bottom w:w="60" w:type="dxa"/>
              <w:right w:w="90" w:type="dxa"/>
            </w:tcMar>
          </w:tcPr>
          <w:p w14:paraId="52FA2F91" w14:textId="77777777" w:rsidR="00560B92" w:rsidRDefault="006C69D3">
            <w:pPr>
              <w:spacing w:after="40" w:line="230" w:lineRule="auto"/>
            </w:pPr>
            <w:r>
              <w:rPr>
                <w:sz w:val="18"/>
                <w:szCs w:val="18"/>
              </w:rPr>
              <w:t>Conditional → L2 → L1</w:t>
            </w:r>
          </w:p>
        </w:tc>
        <w:tc>
          <w:tcPr>
            <w:tcW w:w="1520" w:type="dxa"/>
            <w:tcMar>
              <w:top w:w="60" w:type="dxa"/>
              <w:left w:w="90" w:type="dxa"/>
              <w:bottom w:w="60" w:type="dxa"/>
              <w:right w:w="90" w:type="dxa"/>
            </w:tcMar>
          </w:tcPr>
          <w:p w14:paraId="52FA2F92" w14:textId="77777777" w:rsidR="00560B92" w:rsidRDefault="006C69D3">
            <w:pPr>
              <w:spacing w:after="40" w:line="230" w:lineRule="auto"/>
            </w:pPr>
            <w:r>
              <w:rPr>
                <w:sz w:val="18"/>
                <w:szCs w:val="18"/>
              </w:rPr>
              <w:t>Conditional → L2</w:t>
            </w:r>
          </w:p>
        </w:tc>
        <w:tc>
          <w:tcPr>
            <w:tcW w:w="1520" w:type="dxa"/>
            <w:tcMar>
              <w:top w:w="60" w:type="dxa"/>
              <w:left w:w="90" w:type="dxa"/>
              <w:bottom w:w="60" w:type="dxa"/>
              <w:right w:w="90" w:type="dxa"/>
            </w:tcMar>
          </w:tcPr>
          <w:p w14:paraId="52FA2F93" w14:textId="77777777" w:rsidR="00560B92" w:rsidRDefault="006C69D3">
            <w:pPr>
              <w:spacing w:after="40" w:line="230" w:lineRule="auto"/>
            </w:pPr>
            <w:r>
              <w:rPr>
                <w:sz w:val="18"/>
                <w:szCs w:val="18"/>
              </w:rPr>
              <w:t>L3 conditional</w:t>
            </w:r>
          </w:p>
        </w:tc>
        <w:tc>
          <w:tcPr>
            <w:tcW w:w="1520" w:type="dxa"/>
            <w:tcMar>
              <w:top w:w="60" w:type="dxa"/>
              <w:left w:w="90" w:type="dxa"/>
              <w:bottom w:w="60" w:type="dxa"/>
              <w:right w:w="90" w:type="dxa"/>
            </w:tcMar>
          </w:tcPr>
          <w:p w14:paraId="52FA2F94" w14:textId="77777777" w:rsidR="00560B92" w:rsidRDefault="006C69D3">
            <w:pPr>
              <w:spacing w:after="40" w:line="230" w:lineRule="auto"/>
            </w:pPr>
            <w:r>
              <w:rPr>
                <w:sz w:val="18"/>
                <w:szCs w:val="18"/>
              </w:rPr>
              <w:t>Stalls</w:t>
            </w:r>
          </w:p>
        </w:tc>
      </w:tr>
      <w:tr w:rsidR="00560B92" w14:paraId="52FA2F9C" w14:textId="77777777">
        <w:tc>
          <w:tcPr>
            <w:tcW w:w="2100" w:type="dxa"/>
            <w:tcMar>
              <w:top w:w="60" w:type="dxa"/>
              <w:left w:w="90" w:type="dxa"/>
              <w:bottom w:w="60" w:type="dxa"/>
              <w:right w:w="90" w:type="dxa"/>
            </w:tcMar>
          </w:tcPr>
          <w:p w14:paraId="52FA2F96" w14:textId="77777777" w:rsidR="00560B92" w:rsidRDefault="006C69D3">
            <w:pPr>
              <w:spacing w:after="40" w:line="230" w:lineRule="auto"/>
            </w:pPr>
            <w:r>
              <w:rPr>
                <w:b/>
                <w:bCs/>
                <w:sz w:val="18"/>
                <w:szCs w:val="18"/>
              </w:rPr>
              <w:t>ArianeGroup Les Mureaux + Bremen</w:t>
            </w:r>
          </w:p>
        </w:tc>
        <w:tc>
          <w:tcPr>
            <w:tcW w:w="1520" w:type="dxa"/>
            <w:tcMar>
              <w:top w:w="60" w:type="dxa"/>
              <w:left w:w="90" w:type="dxa"/>
              <w:bottom w:w="60" w:type="dxa"/>
              <w:right w:w="90" w:type="dxa"/>
            </w:tcMar>
          </w:tcPr>
          <w:p w14:paraId="52FA2F97" w14:textId="77777777" w:rsidR="00560B92" w:rsidRDefault="006C69D3">
            <w:pPr>
              <w:spacing w:after="40" w:line="230" w:lineRule="auto"/>
            </w:pPr>
            <w:r>
              <w:rPr>
                <w:sz w:val="18"/>
                <w:szCs w:val="18"/>
              </w:rPr>
              <w:t>L1 unchanged</w:t>
            </w:r>
          </w:p>
        </w:tc>
        <w:tc>
          <w:tcPr>
            <w:tcW w:w="1520" w:type="dxa"/>
            <w:tcMar>
              <w:top w:w="60" w:type="dxa"/>
              <w:left w:w="90" w:type="dxa"/>
              <w:bottom w:w="60" w:type="dxa"/>
              <w:right w:w="90" w:type="dxa"/>
            </w:tcMar>
          </w:tcPr>
          <w:p w14:paraId="52FA2F98" w14:textId="77777777" w:rsidR="00560B92" w:rsidRDefault="006C69D3">
            <w:pPr>
              <w:spacing w:after="40" w:line="230" w:lineRule="auto"/>
            </w:pPr>
            <w:r>
              <w:rPr>
                <w:sz w:val="18"/>
                <w:szCs w:val="18"/>
              </w:rPr>
              <w:t>Formalised chain</w:t>
            </w:r>
          </w:p>
        </w:tc>
        <w:tc>
          <w:tcPr>
            <w:tcW w:w="1520" w:type="dxa"/>
            <w:tcMar>
              <w:top w:w="60" w:type="dxa"/>
              <w:left w:w="90" w:type="dxa"/>
              <w:bottom w:w="60" w:type="dxa"/>
              <w:right w:w="90" w:type="dxa"/>
            </w:tcMar>
          </w:tcPr>
          <w:p w14:paraId="52FA2F99" w14:textId="77777777" w:rsidR="00560B92" w:rsidRDefault="006C69D3">
            <w:pPr>
              <w:spacing w:after="40" w:line="230" w:lineRule="auto"/>
            </w:pPr>
            <w:r>
              <w:rPr>
                <w:sz w:val="18"/>
                <w:szCs w:val="18"/>
              </w:rPr>
              <w:t>Institutional-anchored</w:t>
            </w:r>
          </w:p>
        </w:tc>
        <w:tc>
          <w:tcPr>
            <w:tcW w:w="1520" w:type="dxa"/>
            <w:tcMar>
              <w:top w:w="60" w:type="dxa"/>
              <w:left w:w="90" w:type="dxa"/>
              <w:bottom w:w="60" w:type="dxa"/>
              <w:right w:w="90" w:type="dxa"/>
            </w:tcMar>
          </w:tcPr>
          <w:p w14:paraId="52FA2F9A" w14:textId="77777777" w:rsidR="00560B92" w:rsidRDefault="006C69D3">
            <w:pPr>
              <w:spacing w:after="40" w:line="230" w:lineRule="auto"/>
            </w:pPr>
            <w:r>
              <w:rPr>
                <w:sz w:val="18"/>
                <w:szCs w:val="18"/>
              </w:rPr>
              <w:t>Buffer-stock hardened</w:t>
            </w:r>
          </w:p>
        </w:tc>
        <w:tc>
          <w:tcPr>
            <w:tcW w:w="1520" w:type="dxa"/>
            <w:tcMar>
              <w:top w:w="60" w:type="dxa"/>
              <w:left w:w="90" w:type="dxa"/>
              <w:bottom w:w="60" w:type="dxa"/>
              <w:right w:w="90" w:type="dxa"/>
            </w:tcMar>
          </w:tcPr>
          <w:p w14:paraId="52FA2F9B" w14:textId="77777777" w:rsidR="00560B92" w:rsidRDefault="006C69D3">
            <w:pPr>
              <w:spacing w:after="40" w:line="230" w:lineRule="auto"/>
            </w:pPr>
            <w:r>
              <w:rPr>
                <w:sz w:val="18"/>
                <w:szCs w:val="18"/>
              </w:rPr>
              <w:t>Attrition risk</w:t>
            </w:r>
          </w:p>
        </w:tc>
      </w:tr>
      <w:tr w:rsidR="00560B92" w14:paraId="52FA2FA3" w14:textId="77777777">
        <w:tc>
          <w:tcPr>
            <w:tcW w:w="2100" w:type="dxa"/>
            <w:tcMar>
              <w:top w:w="60" w:type="dxa"/>
              <w:left w:w="90" w:type="dxa"/>
              <w:bottom w:w="60" w:type="dxa"/>
              <w:right w:w="90" w:type="dxa"/>
            </w:tcMar>
          </w:tcPr>
          <w:p w14:paraId="52FA2F9D" w14:textId="77777777" w:rsidR="00560B92" w:rsidRDefault="006C69D3">
            <w:pPr>
              <w:spacing w:after="40" w:line="230" w:lineRule="auto"/>
            </w:pPr>
            <w:r>
              <w:rPr>
                <w:b/>
                <w:bCs/>
                <w:sz w:val="18"/>
                <w:szCs w:val="18"/>
              </w:rPr>
              <w:t>Avio Colleferro</w:t>
            </w:r>
          </w:p>
        </w:tc>
        <w:tc>
          <w:tcPr>
            <w:tcW w:w="1520" w:type="dxa"/>
            <w:tcMar>
              <w:top w:w="60" w:type="dxa"/>
              <w:left w:w="90" w:type="dxa"/>
              <w:bottom w:w="60" w:type="dxa"/>
              <w:right w:w="90" w:type="dxa"/>
            </w:tcMar>
          </w:tcPr>
          <w:p w14:paraId="52FA2F9E" w14:textId="77777777" w:rsidR="00560B92" w:rsidRDefault="006C69D3">
            <w:pPr>
              <w:spacing w:after="40" w:line="230" w:lineRule="auto"/>
            </w:pPr>
            <w:r>
              <w:rPr>
                <w:sz w:val="18"/>
                <w:szCs w:val="18"/>
              </w:rPr>
              <w:t>L1 unchanged</w:t>
            </w:r>
          </w:p>
        </w:tc>
        <w:tc>
          <w:tcPr>
            <w:tcW w:w="1520" w:type="dxa"/>
            <w:tcMar>
              <w:top w:w="60" w:type="dxa"/>
              <w:left w:w="90" w:type="dxa"/>
              <w:bottom w:w="60" w:type="dxa"/>
              <w:right w:w="90" w:type="dxa"/>
            </w:tcMar>
          </w:tcPr>
          <w:p w14:paraId="52FA2F9F" w14:textId="77777777" w:rsidR="00560B92" w:rsidRDefault="006C69D3">
            <w:pPr>
              <w:spacing w:after="40" w:line="230" w:lineRule="auto"/>
            </w:pPr>
            <w:r>
              <w:rPr>
                <w:sz w:val="18"/>
                <w:szCs w:val="18"/>
              </w:rPr>
              <w:t>Vega-C/E production</w:t>
            </w:r>
          </w:p>
        </w:tc>
        <w:tc>
          <w:tcPr>
            <w:tcW w:w="1520" w:type="dxa"/>
            <w:tcMar>
              <w:top w:w="60" w:type="dxa"/>
              <w:left w:w="90" w:type="dxa"/>
              <w:bottom w:w="60" w:type="dxa"/>
              <w:right w:w="90" w:type="dxa"/>
            </w:tcMar>
          </w:tcPr>
          <w:p w14:paraId="52FA2FA0" w14:textId="77777777" w:rsidR="00560B92" w:rsidRDefault="006C69D3">
            <w:pPr>
              <w:spacing w:after="40" w:line="230" w:lineRule="auto"/>
            </w:pPr>
            <w:r>
              <w:rPr>
                <w:sz w:val="18"/>
                <w:szCs w:val="18"/>
              </w:rPr>
              <w:t>Institutional-anchored</w:t>
            </w:r>
          </w:p>
        </w:tc>
        <w:tc>
          <w:tcPr>
            <w:tcW w:w="1520" w:type="dxa"/>
            <w:tcMar>
              <w:top w:w="60" w:type="dxa"/>
              <w:left w:w="90" w:type="dxa"/>
              <w:bottom w:w="60" w:type="dxa"/>
              <w:right w:w="90" w:type="dxa"/>
            </w:tcMar>
          </w:tcPr>
          <w:p w14:paraId="52FA2FA1" w14:textId="77777777" w:rsidR="00560B92" w:rsidRDefault="006C69D3">
            <w:pPr>
              <w:spacing w:after="40" w:line="230" w:lineRule="auto"/>
            </w:pPr>
            <w:r>
              <w:rPr>
                <w:sz w:val="18"/>
                <w:szCs w:val="18"/>
              </w:rPr>
              <w:t>Buffer-stock hardened</w:t>
            </w:r>
          </w:p>
        </w:tc>
        <w:tc>
          <w:tcPr>
            <w:tcW w:w="1520" w:type="dxa"/>
            <w:tcMar>
              <w:top w:w="60" w:type="dxa"/>
              <w:left w:w="90" w:type="dxa"/>
              <w:bottom w:w="60" w:type="dxa"/>
              <w:right w:w="90" w:type="dxa"/>
            </w:tcMar>
          </w:tcPr>
          <w:p w14:paraId="52FA2FA2" w14:textId="77777777" w:rsidR="00560B92" w:rsidRDefault="006C69D3">
            <w:pPr>
              <w:spacing w:after="40" w:line="230" w:lineRule="auto"/>
            </w:pPr>
            <w:r>
              <w:rPr>
                <w:sz w:val="18"/>
                <w:szCs w:val="18"/>
              </w:rPr>
              <w:t>Attrition risk</w:t>
            </w:r>
          </w:p>
        </w:tc>
      </w:tr>
      <w:tr w:rsidR="00560B92" w14:paraId="52FA2FAA" w14:textId="77777777">
        <w:tc>
          <w:tcPr>
            <w:tcW w:w="2100" w:type="dxa"/>
            <w:tcMar>
              <w:top w:w="60" w:type="dxa"/>
              <w:left w:w="90" w:type="dxa"/>
              <w:bottom w:w="60" w:type="dxa"/>
              <w:right w:w="90" w:type="dxa"/>
            </w:tcMar>
          </w:tcPr>
          <w:p w14:paraId="52FA2FA4" w14:textId="77777777" w:rsidR="00560B92" w:rsidRDefault="006C69D3">
            <w:pPr>
              <w:spacing w:after="40" w:line="230" w:lineRule="auto"/>
            </w:pPr>
            <w:r>
              <w:rPr>
                <w:b/>
                <w:bCs/>
                <w:sz w:val="18"/>
                <w:szCs w:val="18"/>
              </w:rPr>
              <w:t>MT Aerospace Augsburg</w:t>
            </w:r>
          </w:p>
        </w:tc>
        <w:tc>
          <w:tcPr>
            <w:tcW w:w="1520" w:type="dxa"/>
            <w:tcMar>
              <w:top w:w="60" w:type="dxa"/>
              <w:left w:w="90" w:type="dxa"/>
              <w:bottom w:w="60" w:type="dxa"/>
              <w:right w:w="90" w:type="dxa"/>
            </w:tcMar>
          </w:tcPr>
          <w:p w14:paraId="52FA2FA5" w14:textId="77777777" w:rsidR="00560B92" w:rsidRDefault="006C69D3">
            <w:pPr>
              <w:spacing w:after="40" w:line="230" w:lineRule="auto"/>
            </w:pPr>
            <w:r>
              <w:rPr>
                <w:sz w:val="18"/>
                <w:szCs w:val="18"/>
              </w:rPr>
              <w:t>Level 2</w:t>
            </w:r>
          </w:p>
        </w:tc>
        <w:tc>
          <w:tcPr>
            <w:tcW w:w="1520" w:type="dxa"/>
            <w:tcMar>
              <w:top w:w="60" w:type="dxa"/>
              <w:left w:w="90" w:type="dxa"/>
              <w:bottom w:w="60" w:type="dxa"/>
              <w:right w:w="90" w:type="dxa"/>
            </w:tcMar>
          </w:tcPr>
          <w:p w14:paraId="52FA2FA6" w14:textId="77777777" w:rsidR="00560B92" w:rsidRDefault="006C69D3">
            <w:pPr>
              <w:spacing w:after="40" w:line="230" w:lineRule="auto"/>
            </w:pPr>
            <w:r>
              <w:rPr>
                <w:sz w:val="18"/>
                <w:szCs w:val="18"/>
              </w:rPr>
              <w:t>Elevated to L1</w:t>
            </w:r>
          </w:p>
        </w:tc>
        <w:tc>
          <w:tcPr>
            <w:tcW w:w="1520" w:type="dxa"/>
            <w:tcMar>
              <w:top w:w="60" w:type="dxa"/>
              <w:left w:w="90" w:type="dxa"/>
              <w:bottom w:w="60" w:type="dxa"/>
              <w:right w:w="90" w:type="dxa"/>
            </w:tcMar>
          </w:tcPr>
          <w:p w14:paraId="52FA2FA7" w14:textId="77777777" w:rsidR="00560B92" w:rsidRDefault="006C69D3">
            <w:pPr>
              <w:spacing w:after="40" w:line="230" w:lineRule="auto"/>
            </w:pPr>
            <w:r>
              <w:rPr>
                <w:sz w:val="18"/>
                <w:szCs w:val="18"/>
              </w:rPr>
              <w:t>Institutional-anchored</w:t>
            </w:r>
          </w:p>
        </w:tc>
        <w:tc>
          <w:tcPr>
            <w:tcW w:w="1520" w:type="dxa"/>
            <w:tcMar>
              <w:top w:w="60" w:type="dxa"/>
              <w:left w:w="90" w:type="dxa"/>
              <w:bottom w:w="60" w:type="dxa"/>
              <w:right w:w="90" w:type="dxa"/>
            </w:tcMar>
          </w:tcPr>
          <w:p w14:paraId="52FA2FA8" w14:textId="77777777" w:rsidR="00560B92" w:rsidRDefault="006C69D3">
            <w:pPr>
              <w:spacing w:after="40" w:line="230" w:lineRule="auto"/>
            </w:pPr>
            <w:r>
              <w:rPr>
                <w:sz w:val="18"/>
                <w:szCs w:val="18"/>
              </w:rPr>
              <w:t>Elevated to L1</w:t>
            </w:r>
          </w:p>
        </w:tc>
        <w:tc>
          <w:tcPr>
            <w:tcW w:w="1520" w:type="dxa"/>
            <w:tcMar>
              <w:top w:w="60" w:type="dxa"/>
              <w:left w:w="90" w:type="dxa"/>
              <w:bottom w:w="60" w:type="dxa"/>
              <w:right w:w="90" w:type="dxa"/>
            </w:tcMar>
          </w:tcPr>
          <w:p w14:paraId="52FA2FA9" w14:textId="77777777" w:rsidR="00560B92" w:rsidRDefault="006C69D3">
            <w:pPr>
              <w:spacing w:after="40" w:line="230" w:lineRule="auto"/>
            </w:pPr>
            <w:r>
              <w:rPr>
                <w:sz w:val="18"/>
                <w:szCs w:val="18"/>
              </w:rPr>
              <w:t>Static</w:t>
            </w:r>
          </w:p>
        </w:tc>
      </w:tr>
      <w:tr w:rsidR="00560B92" w14:paraId="52FA2FB1" w14:textId="77777777">
        <w:tc>
          <w:tcPr>
            <w:tcW w:w="2100" w:type="dxa"/>
            <w:tcMar>
              <w:top w:w="60" w:type="dxa"/>
              <w:left w:w="90" w:type="dxa"/>
              <w:bottom w:w="60" w:type="dxa"/>
              <w:right w:w="90" w:type="dxa"/>
            </w:tcMar>
          </w:tcPr>
          <w:p w14:paraId="52FA2FAB" w14:textId="77777777" w:rsidR="00560B92" w:rsidRDefault="006C69D3">
            <w:pPr>
              <w:spacing w:after="40" w:line="230" w:lineRule="auto"/>
            </w:pPr>
            <w:r>
              <w:rPr>
                <w:b/>
                <w:bCs/>
                <w:sz w:val="18"/>
                <w:szCs w:val="18"/>
              </w:rPr>
              <w:t>Isar / PLD / RFA / MaiaSpace / Orbex</w:t>
            </w:r>
          </w:p>
        </w:tc>
        <w:tc>
          <w:tcPr>
            <w:tcW w:w="1520" w:type="dxa"/>
            <w:tcMar>
              <w:top w:w="60" w:type="dxa"/>
              <w:left w:w="90" w:type="dxa"/>
              <w:bottom w:w="60" w:type="dxa"/>
              <w:right w:w="90" w:type="dxa"/>
            </w:tcMar>
          </w:tcPr>
          <w:p w14:paraId="52FA2FAC" w14:textId="77777777" w:rsidR="00560B92" w:rsidRDefault="006C69D3">
            <w:pPr>
              <w:spacing w:after="40" w:line="230" w:lineRule="auto"/>
            </w:pPr>
            <w:r>
              <w:rPr>
                <w:sz w:val="18"/>
                <w:szCs w:val="18"/>
              </w:rPr>
              <w:t>Level 2</w:t>
            </w:r>
          </w:p>
        </w:tc>
        <w:tc>
          <w:tcPr>
            <w:tcW w:w="1520" w:type="dxa"/>
            <w:tcMar>
              <w:top w:w="60" w:type="dxa"/>
              <w:left w:w="90" w:type="dxa"/>
              <w:bottom w:w="60" w:type="dxa"/>
              <w:right w:w="90" w:type="dxa"/>
            </w:tcMar>
          </w:tcPr>
          <w:p w14:paraId="52FA2FAD" w14:textId="77777777" w:rsidR="00560B92" w:rsidRDefault="006C69D3">
            <w:pPr>
              <w:spacing w:after="40" w:line="230" w:lineRule="auto"/>
            </w:pPr>
            <w:r>
              <w:rPr>
                <w:sz w:val="18"/>
                <w:szCs w:val="18"/>
              </w:rPr>
              <w:t>Common transport std.</w:t>
            </w:r>
          </w:p>
        </w:tc>
        <w:tc>
          <w:tcPr>
            <w:tcW w:w="1520" w:type="dxa"/>
            <w:tcMar>
              <w:top w:w="60" w:type="dxa"/>
              <w:left w:w="90" w:type="dxa"/>
              <w:bottom w:w="60" w:type="dxa"/>
              <w:right w:w="90" w:type="dxa"/>
            </w:tcMar>
          </w:tcPr>
          <w:p w14:paraId="52FA2FAE" w14:textId="77777777" w:rsidR="00560B92" w:rsidRDefault="006C69D3">
            <w:pPr>
              <w:spacing w:after="40" w:line="230" w:lineRule="auto"/>
            </w:pPr>
            <w:r>
              <w:rPr>
                <w:sz w:val="18"/>
                <w:szCs w:val="18"/>
              </w:rPr>
              <w:t>Elevated L1 (own family)</w:t>
            </w:r>
          </w:p>
        </w:tc>
        <w:tc>
          <w:tcPr>
            <w:tcW w:w="1520" w:type="dxa"/>
            <w:tcMar>
              <w:top w:w="60" w:type="dxa"/>
              <w:left w:w="90" w:type="dxa"/>
              <w:bottom w:w="60" w:type="dxa"/>
              <w:right w:w="90" w:type="dxa"/>
            </w:tcMar>
          </w:tcPr>
          <w:p w14:paraId="52FA2FAF"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B0" w14:textId="77777777" w:rsidR="00560B92" w:rsidRDefault="006C69D3">
            <w:pPr>
              <w:spacing w:after="40" w:line="230" w:lineRule="auto"/>
            </w:pPr>
            <w:r>
              <w:rPr>
                <w:sz w:val="18"/>
                <w:szCs w:val="18"/>
              </w:rPr>
              <w:t>Exit / consolidate</w:t>
            </w:r>
          </w:p>
        </w:tc>
      </w:tr>
      <w:tr w:rsidR="00560B92" w14:paraId="52FA2FB8" w14:textId="77777777">
        <w:tc>
          <w:tcPr>
            <w:tcW w:w="2100" w:type="dxa"/>
            <w:tcMar>
              <w:top w:w="60" w:type="dxa"/>
              <w:left w:w="90" w:type="dxa"/>
              <w:bottom w:w="60" w:type="dxa"/>
              <w:right w:w="90" w:type="dxa"/>
            </w:tcMar>
          </w:tcPr>
          <w:p w14:paraId="52FA2FB2" w14:textId="77777777" w:rsidR="00560B92" w:rsidRDefault="006C69D3">
            <w:pPr>
              <w:spacing w:after="40" w:line="230" w:lineRule="auto"/>
            </w:pPr>
            <w:r>
              <w:rPr>
                <w:b/>
                <w:bCs/>
                <w:sz w:val="18"/>
                <w:szCs w:val="18"/>
              </w:rPr>
              <w:t>KSAT SvalSat + Troll</w:t>
            </w:r>
          </w:p>
        </w:tc>
        <w:tc>
          <w:tcPr>
            <w:tcW w:w="1520" w:type="dxa"/>
            <w:tcMar>
              <w:top w:w="60" w:type="dxa"/>
              <w:left w:w="90" w:type="dxa"/>
              <w:bottom w:w="60" w:type="dxa"/>
              <w:right w:w="90" w:type="dxa"/>
            </w:tcMar>
          </w:tcPr>
          <w:p w14:paraId="52FA2FB3"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B4" w14:textId="77777777" w:rsidR="00560B92" w:rsidRDefault="006C69D3">
            <w:pPr>
              <w:spacing w:after="40" w:line="230" w:lineRule="auto"/>
            </w:pPr>
            <w:r>
              <w:rPr>
                <w:sz w:val="18"/>
                <w:szCs w:val="18"/>
              </w:rPr>
              <w:t>Integrated with EU SST</w:t>
            </w:r>
          </w:p>
        </w:tc>
        <w:tc>
          <w:tcPr>
            <w:tcW w:w="1520" w:type="dxa"/>
            <w:tcMar>
              <w:top w:w="60" w:type="dxa"/>
              <w:left w:w="90" w:type="dxa"/>
              <w:bottom w:w="60" w:type="dxa"/>
              <w:right w:w="90" w:type="dxa"/>
            </w:tcMar>
          </w:tcPr>
          <w:p w14:paraId="52FA2FB5" w14:textId="77777777" w:rsidR="00560B92" w:rsidRDefault="006C69D3">
            <w:pPr>
              <w:spacing w:after="40" w:line="230" w:lineRule="auto"/>
            </w:pPr>
            <w:r>
              <w:rPr>
                <w:sz w:val="18"/>
                <w:szCs w:val="18"/>
              </w:rPr>
              <w:t>Multi-user baseline</w:t>
            </w:r>
          </w:p>
        </w:tc>
        <w:tc>
          <w:tcPr>
            <w:tcW w:w="1520" w:type="dxa"/>
            <w:tcMar>
              <w:top w:w="60" w:type="dxa"/>
              <w:left w:w="90" w:type="dxa"/>
              <w:bottom w:w="60" w:type="dxa"/>
              <w:right w:w="90" w:type="dxa"/>
            </w:tcMar>
          </w:tcPr>
          <w:p w14:paraId="52FA2FB6"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B7" w14:textId="77777777" w:rsidR="00560B92" w:rsidRDefault="006C69D3">
            <w:pPr>
              <w:spacing w:after="40" w:line="230" w:lineRule="auto"/>
            </w:pPr>
            <w:r>
              <w:rPr>
                <w:sz w:val="18"/>
                <w:szCs w:val="18"/>
              </w:rPr>
              <w:t>Non-EU reliance grows</w:t>
            </w:r>
          </w:p>
        </w:tc>
      </w:tr>
      <w:tr w:rsidR="00560B92" w14:paraId="52FA2FBF" w14:textId="77777777">
        <w:tc>
          <w:tcPr>
            <w:tcW w:w="2100" w:type="dxa"/>
            <w:tcMar>
              <w:top w:w="60" w:type="dxa"/>
              <w:left w:w="90" w:type="dxa"/>
              <w:bottom w:w="60" w:type="dxa"/>
              <w:right w:w="90" w:type="dxa"/>
            </w:tcMar>
          </w:tcPr>
          <w:p w14:paraId="52FA2FB9" w14:textId="77777777" w:rsidR="00560B92" w:rsidRDefault="006C69D3">
            <w:pPr>
              <w:spacing w:after="40" w:line="230" w:lineRule="auto"/>
            </w:pPr>
            <w:r>
              <w:rPr>
                <w:b/>
                <w:bCs/>
                <w:sz w:val="18"/>
                <w:szCs w:val="18"/>
              </w:rPr>
              <w:lastRenderedPageBreak/>
              <w:t>ESTRACK network</w:t>
            </w:r>
          </w:p>
        </w:tc>
        <w:tc>
          <w:tcPr>
            <w:tcW w:w="1520" w:type="dxa"/>
            <w:tcMar>
              <w:top w:w="60" w:type="dxa"/>
              <w:left w:w="90" w:type="dxa"/>
              <w:bottom w:w="60" w:type="dxa"/>
              <w:right w:w="90" w:type="dxa"/>
            </w:tcMar>
          </w:tcPr>
          <w:p w14:paraId="52FA2FBA"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BB" w14:textId="77777777" w:rsidR="00560B92" w:rsidRDefault="006C69D3">
            <w:pPr>
              <w:spacing w:after="40" w:line="230" w:lineRule="auto"/>
            </w:pPr>
            <w:r>
              <w:rPr>
                <w:sz w:val="18"/>
                <w:szCs w:val="18"/>
              </w:rPr>
              <w:t>Backbone</w:t>
            </w:r>
          </w:p>
        </w:tc>
        <w:tc>
          <w:tcPr>
            <w:tcW w:w="1520" w:type="dxa"/>
            <w:tcMar>
              <w:top w:w="60" w:type="dxa"/>
              <w:left w:w="90" w:type="dxa"/>
              <w:bottom w:w="60" w:type="dxa"/>
              <w:right w:w="90" w:type="dxa"/>
            </w:tcMar>
          </w:tcPr>
          <w:p w14:paraId="52FA2FBC" w14:textId="77777777" w:rsidR="00560B92" w:rsidRDefault="006C69D3">
            <w:pPr>
              <w:spacing w:after="40" w:line="230" w:lineRule="auto"/>
            </w:pPr>
            <w:r>
              <w:rPr>
                <w:sz w:val="18"/>
                <w:szCs w:val="18"/>
              </w:rPr>
              <w:t>Institutional</w:t>
            </w:r>
          </w:p>
        </w:tc>
        <w:tc>
          <w:tcPr>
            <w:tcW w:w="1520" w:type="dxa"/>
            <w:tcMar>
              <w:top w:w="60" w:type="dxa"/>
              <w:left w:w="90" w:type="dxa"/>
              <w:bottom w:w="60" w:type="dxa"/>
              <w:right w:w="90" w:type="dxa"/>
            </w:tcMar>
          </w:tcPr>
          <w:p w14:paraId="52FA2FBD" w14:textId="77777777" w:rsidR="00560B92" w:rsidRDefault="006C69D3">
            <w:pPr>
              <w:spacing w:after="40" w:line="230" w:lineRule="auto"/>
            </w:pPr>
            <w:r>
              <w:rPr>
                <w:sz w:val="18"/>
                <w:szCs w:val="18"/>
              </w:rPr>
              <w:t>Reinforced (maritime)</w:t>
            </w:r>
          </w:p>
        </w:tc>
        <w:tc>
          <w:tcPr>
            <w:tcW w:w="1520" w:type="dxa"/>
            <w:tcMar>
              <w:top w:w="60" w:type="dxa"/>
              <w:left w:w="90" w:type="dxa"/>
              <w:bottom w:w="60" w:type="dxa"/>
              <w:right w:w="90" w:type="dxa"/>
            </w:tcMar>
          </w:tcPr>
          <w:p w14:paraId="52FA2FBE" w14:textId="77777777" w:rsidR="00560B92" w:rsidRDefault="006C69D3">
            <w:pPr>
              <w:spacing w:after="40" w:line="230" w:lineRule="auto"/>
            </w:pPr>
            <w:r>
              <w:rPr>
                <w:sz w:val="18"/>
                <w:szCs w:val="18"/>
              </w:rPr>
              <w:t>Static</w:t>
            </w:r>
          </w:p>
        </w:tc>
      </w:tr>
      <w:tr w:rsidR="00560B92" w14:paraId="52FA2FC6" w14:textId="77777777">
        <w:tc>
          <w:tcPr>
            <w:tcW w:w="2100" w:type="dxa"/>
            <w:tcMar>
              <w:top w:w="60" w:type="dxa"/>
              <w:left w:w="90" w:type="dxa"/>
              <w:bottom w:w="60" w:type="dxa"/>
              <w:right w:w="90" w:type="dxa"/>
            </w:tcMar>
          </w:tcPr>
          <w:p w14:paraId="52FA2FC0" w14:textId="77777777" w:rsidR="00560B92" w:rsidRDefault="006C69D3">
            <w:pPr>
              <w:spacing w:after="40" w:line="230" w:lineRule="auto"/>
            </w:pPr>
            <w:r>
              <w:rPr>
                <w:b/>
                <w:bCs/>
                <w:sz w:val="18"/>
                <w:szCs w:val="18"/>
              </w:rPr>
              <w:t>Baltasound + SaxaVord Range Control</w:t>
            </w:r>
          </w:p>
        </w:tc>
        <w:tc>
          <w:tcPr>
            <w:tcW w:w="1520" w:type="dxa"/>
            <w:tcMar>
              <w:top w:w="60" w:type="dxa"/>
              <w:left w:w="90" w:type="dxa"/>
              <w:bottom w:w="60" w:type="dxa"/>
              <w:right w:w="90" w:type="dxa"/>
            </w:tcMar>
          </w:tcPr>
          <w:p w14:paraId="52FA2FC1" w14:textId="77777777" w:rsidR="00560B92" w:rsidRDefault="006C69D3">
            <w:pPr>
              <w:spacing w:after="40" w:line="230" w:lineRule="auto"/>
            </w:pPr>
            <w:r>
              <w:rPr>
                <w:sz w:val="18"/>
                <w:szCs w:val="18"/>
              </w:rPr>
              <w:t>Site-specific</w:t>
            </w:r>
          </w:p>
        </w:tc>
        <w:tc>
          <w:tcPr>
            <w:tcW w:w="1520" w:type="dxa"/>
            <w:tcMar>
              <w:top w:w="60" w:type="dxa"/>
              <w:left w:w="90" w:type="dxa"/>
              <w:bottom w:w="60" w:type="dxa"/>
              <w:right w:w="90" w:type="dxa"/>
            </w:tcMar>
          </w:tcPr>
          <w:p w14:paraId="52FA2FC2" w14:textId="77777777" w:rsidR="00560B92" w:rsidRDefault="006C69D3">
            <w:pPr>
              <w:spacing w:after="40" w:line="230" w:lineRule="auto"/>
            </w:pPr>
            <w:r>
              <w:rPr>
                <w:sz w:val="18"/>
                <w:szCs w:val="18"/>
              </w:rPr>
              <w:t>Elevated network nodes</w:t>
            </w:r>
          </w:p>
        </w:tc>
        <w:tc>
          <w:tcPr>
            <w:tcW w:w="1520" w:type="dxa"/>
            <w:tcMar>
              <w:top w:w="60" w:type="dxa"/>
              <w:left w:w="90" w:type="dxa"/>
              <w:bottom w:w="60" w:type="dxa"/>
              <w:right w:w="90" w:type="dxa"/>
            </w:tcMar>
          </w:tcPr>
          <w:p w14:paraId="52FA2FC3" w14:textId="77777777" w:rsidR="00560B92" w:rsidRDefault="006C69D3">
            <w:pPr>
              <w:spacing w:after="40" w:line="230" w:lineRule="auto"/>
            </w:pPr>
            <w:r>
              <w:rPr>
                <w:sz w:val="18"/>
                <w:szCs w:val="18"/>
              </w:rPr>
              <w:t>Elevated (commercial)</w:t>
            </w:r>
          </w:p>
        </w:tc>
        <w:tc>
          <w:tcPr>
            <w:tcW w:w="1520" w:type="dxa"/>
            <w:tcMar>
              <w:top w:w="60" w:type="dxa"/>
              <w:left w:w="90" w:type="dxa"/>
              <w:bottom w:w="60" w:type="dxa"/>
              <w:right w:w="90" w:type="dxa"/>
            </w:tcMar>
          </w:tcPr>
          <w:p w14:paraId="52FA2FC4"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C5" w14:textId="77777777" w:rsidR="00560B92" w:rsidRDefault="006C69D3">
            <w:pPr>
              <w:spacing w:after="40" w:line="230" w:lineRule="auto"/>
            </w:pPr>
            <w:r>
              <w:rPr>
                <w:sz w:val="18"/>
                <w:szCs w:val="18"/>
              </w:rPr>
              <w:t>Static</w:t>
            </w:r>
          </w:p>
        </w:tc>
      </w:tr>
      <w:tr w:rsidR="00560B92" w14:paraId="52FA2FCD" w14:textId="77777777">
        <w:tc>
          <w:tcPr>
            <w:tcW w:w="2100" w:type="dxa"/>
            <w:tcMar>
              <w:top w:w="60" w:type="dxa"/>
              <w:left w:w="90" w:type="dxa"/>
              <w:bottom w:w="60" w:type="dxa"/>
              <w:right w:w="90" w:type="dxa"/>
            </w:tcMar>
          </w:tcPr>
          <w:p w14:paraId="52FA2FC7" w14:textId="77777777" w:rsidR="00560B92" w:rsidRDefault="006C69D3">
            <w:pPr>
              <w:spacing w:after="40" w:line="230" w:lineRule="auto"/>
            </w:pPr>
            <w:r>
              <w:rPr>
                <w:b/>
                <w:bCs/>
                <w:sz w:val="18"/>
                <w:szCs w:val="18"/>
              </w:rPr>
              <w:t>Jupiter Control Room</w:t>
            </w:r>
          </w:p>
        </w:tc>
        <w:tc>
          <w:tcPr>
            <w:tcW w:w="1520" w:type="dxa"/>
            <w:tcMar>
              <w:top w:w="60" w:type="dxa"/>
              <w:left w:w="90" w:type="dxa"/>
              <w:bottom w:w="60" w:type="dxa"/>
              <w:right w:w="90" w:type="dxa"/>
            </w:tcMar>
          </w:tcPr>
          <w:p w14:paraId="52FA2FC8"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C9" w14:textId="77777777" w:rsidR="00560B92" w:rsidRDefault="006C69D3">
            <w:pPr>
              <w:spacing w:after="40" w:line="230" w:lineRule="auto"/>
            </w:pPr>
            <w:r>
              <w:rPr>
                <w:sz w:val="18"/>
                <w:szCs w:val="18"/>
              </w:rPr>
              <w:t>Federated ops</w:t>
            </w:r>
          </w:p>
        </w:tc>
        <w:tc>
          <w:tcPr>
            <w:tcW w:w="1520" w:type="dxa"/>
            <w:tcMar>
              <w:top w:w="60" w:type="dxa"/>
              <w:left w:w="90" w:type="dxa"/>
              <w:bottom w:w="60" w:type="dxa"/>
              <w:right w:w="90" w:type="dxa"/>
            </w:tcMar>
          </w:tcPr>
          <w:p w14:paraId="52FA2FCA" w14:textId="77777777" w:rsidR="00560B92" w:rsidRDefault="006C69D3">
            <w:pPr>
              <w:spacing w:after="40" w:line="230" w:lineRule="auto"/>
            </w:pPr>
            <w:r>
              <w:rPr>
                <w:sz w:val="18"/>
                <w:szCs w:val="18"/>
              </w:rPr>
              <w:t>Institutional only</w:t>
            </w:r>
          </w:p>
        </w:tc>
        <w:tc>
          <w:tcPr>
            <w:tcW w:w="1520" w:type="dxa"/>
            <w:tcMar>
              <w:top w:w="60" w:type="dxa"/>
              <w:left w:w="90" w:type="dxa"/>
              <w:bottom w:w="60" w:type="dxa"/>
              <w:right w:w="90" w:type="dxa"/>
            </w:tcMar>
          </w:tcPr>
          <w:p w14:paraId="52FA2FCB" w14:textId="77777777" w:rsidR="00560B92" w:rsidRDefault="006C69D3">
            <w:pPr>
              <w:spacing w:after="40" w:line="230" w:lineRule="auto"/>
            </w:pPr>
            <w:r>
              <w:rPr>
                <w:sz w:val="18"/>
                <w:szCs w:val="18"/>
              </w:rPr>
              <w:t>Upgraded for cadence</w:t>
            </w:r>
          </w:p>
        </w:tc>
        <w:tc>
          <w:tcPr>
            <w:tcW w:w="1520" w:type="dxa"/>
            <w:tcMar>
              <w:top w:w="60" w:type="dxa"/>
              <w:left w:w="90" w:type="dxa"/>
              <w:bottom w:w="60" w:type="dxa"/>
              <w:right w:w="90" w:type="dxa"/>
            </w:tcMar>
          </w:tcPr>
          <w:p w14:paraId="52FA2FCC" w14:textId="77777777" w:rsidR="00560B92" w:rsidRDefault="006C69D3">
            <w:pPr>
              <w:spacing w:after="40" w:line="230" w:lineRule="auto"/>
            </w:pPr>
            <w:r>
              <w:rPr>
                <w:sz w:val="18"/>
                <w:szCs w:val="18"/>
              </w:rPr>
              <w:t>Degraded</w:t>
            </w:r>
          </w:p>
        </w:tc>
      </w:tr>
      <w:tr w:rsidR="00560B92" w14:paraId="52FA2FD4" w14:textId="77777777">
        <w:tc>
          <w:tcPr>
            <w:tcW w:w="2100" w:type="dxa"/>
            <w:tcMar>
              <w:top w:w="60" w:type="dxa"/>
              <w:left w:w="90" w:type="dxa"/>
              <w:bottom w:w="60" w:type="dxa"/>
              <w:right w:w="90" w:type="dxa"/>
            </w:tcMar>
          </w:tcPr>
          <w:p w14:paraId="52FA2FCE" w14:textId="77777777" w:rsidR="00560B92" w:rsidRPr="004A2375" w:rsidRDefault="006C69D3">
            <w:pPr>
              <w:spacing w:after="40" w:line="230" w:lineRule="auto"/>
              <w:rPr>
                <w:lang w:val="en-US"/>
              </w:rPr>
            </w:pPr>
            <w:r w:rsidRPr="004A2375">
              <w:rPr>
                <w:b/>
                <w:bCs/>
                <w:sz w:val="18"/>
                <w:szCs w:val="18"/>
                <w:lang w:val="en-US"/>
              </w:rPr>
              <w:t>ESOC + Galileo GCCs + GSMC + Columbus</w:t>
            </w:r>
          </w:p>
        </w:tc>
        <w:tc>
          <w:tcPr>
            <w:tcW w:w="1520" w:type="dxa"/>
            <w:tcMar>
              <w:top w:w="60" w:type="dxa"/>
              <w:left w:w="90" w:type="dxa"/>
              <w:bottom w:w="60" w:type="dxa"/>
              <w:right w:w="90" w:type="dxa"/>
            </w:tcMar>
          </w:tcPr>
          <w:p w14:paraId="52FA2FCF"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D0" w14:textId="77777777" w:rsidR="00560B92" w:rsidRDefault="006C69D3">
            <w:pPr>
              <w:spacing w:after="40" w:line="230" w:lineRule="auto"/>
            </w:pPr>
            <w:r>
              <w:rPr>
                <w:sz w:val="18"/>
                <w:szCs w:val="18"/>
              </w:rPr>
              <w:t>Federated resilience</w:t>
            </w:r>
          </w:p>
        </w:tc>
        <w:tc>
          <w:tcPr>
            <w:tcW w:w="1520" w:type="dxa"/>
            <w:tcMar>
              <w:top w:w="60" w:type="dxa"/>
              <w:left w:w="90" w:type="dxa"/>
              <w:bottom w:w="60" w:type="dxa"/>
              <w:right w:w="90" w:type="dxa"/>
            </w:tcMar>
          </w:tcPr>
          <w:p w14:paraId="52FA2FD1" w14:textId="77777777" w:rsidR="00560B92" w:rsidRDefault="006C69D3">
            <w:pPr>
              <w:spacing w:after="40" w:line="230" w:lineRule="auto"/>
            </w:pPr>
            <w:r>
              <w:rPr>
                <w:sz w:val="18"/>
                <w:szCs w:val="18"/>
              </w:rPr>
              <w:t>Institutional only</w:t>
            </w:r>
          </w:p>
        </w:tc>
        <w:tc>
          <w:tcPr>
            <w:tcW w:w="1520" w:type="dxa"/>
            <w:tcMar>
              <w:top w:w="60" w:type="dxa"/>
              <w:left w:w="90" w:type="dxa"/>
              <w:bottom w:w="60" w:type="dxa"/>
              <w:right w:w="90" w:type="dxa"/>
            </w:tcMar>
          </w:tcPr>
          <w:p w14:paraId="52FA2FD2"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D3" w14:textId="77777777" w:rsidR="00560B92" w:rsidRDefault="006C69D3">
            <w:pPr>
              <w:spacing w:after="40" w:line="230" w:lineRule="auto"/>
            </w:pPr>
            <w:r>
              <w:rPr>
                <w:sz w:val="18"/>
                <w:szCs w:val="18"/>
              </w:rPr>
              <w:t>Degraded</w:t>
            </w:r>
          </w:p>
        </w:tc>
      </w:tr>
      <w:tr w:rsidR="00560B92" w14:paraId="52FA2FDB" w14:textId="77777777">
        <w:tc>
          <w:tcPr>
            <w:tcW w:w="2100" w:type="dxa"/>
            <w:tcMar>
              <w:top w:w="60" w:type="dxa"/>
              <w:left w:w="90" w:type="dxa"/>
              <w:bottom w:w="60" w:type="dxa"/>
              <w:right w:w="90" w:type="dxa"/>
            </w:tcMar>
          </w:tcPr>
          <w:p w14:paraId="52FA2FD5" w14:textId="77777777" w:rsidR="00560B92" w:rsidRDefault="006C69D3">
            <w:pPr>
              <w:spacing w:after="40" w:line="230" w:lineRule="auto"/>
            </w:pPr>
            <w:r>
              <w:rPr>
                <w:b/>
                <w:bCs/>
                <w:sz w:val="18"/>
                <w:szCs w:val="18"/>
              </w:rPr>
              <w:t>Canopée + Pariacabo</w:t>
            </w:r>
          </w:p>
        </w:tc>
        <w:tc>
          <w:tcPr>
            <w:tcW w:w="1520" w:type="dxa"/>
            <w:tcMar>
              <w:top w:w="60" w:type="dxa"/>
              <w:left w:w="90" w:type="dxa"/>
              <w:bottom w:w="60" w:type="dxa"/>
              <w:right w:w="90" w:type="dxa"/>
            </w:tcMar>
          </w:tcPr>
          <w:p w14:paraId="52FA2FD6" w14:textId="77777777" w:rsidR="00560B92" w:rsidRDefault="006C69D3">
            <w:pPr>
              <w:spacing w:after="40" w:line="230" w:lineRule="auto"/>
            </w:pPr>
            <w:r>
              <w:rPr>
                <w:sz w:val="18"/>
                <w:szCs w:val="18"/>
              </w:rPr>
              <w:t>Chokepoint remains</w:t>
            </w:r>
          </w:p>
        </w:tc>
        <w:tc>
          <w:tcPr>
            <w:tcW w:w="1520" w:type="dxa"/>
            <w:tcMar>
              <w:top w:w="60" w:type="dxa"/>
              <w:left w:w="90" w:type="dxa"/>
              <w:bottom w:w="60" w:type="dxa"/>
              <w:right w:w="90" w:type="dxa"/>
            </w:tcMar>
          </w:tcPr>
          <w:p w14:paraId="52FA2FD7" w14:textId="77777777" w:rsidR="00560B92" w:rsidRDefault="006C69D3">
            <w:pPr>
              <w:spacing w:after="40" w:line="230" w:lineRule="auto"/>
            </w:pPr>
            <w:r>
              <w:rPr>
                <w:sz w:val="18"/>
                <w:szCs w:val="18"/>
              </w:rPr>
              <w:t>2nd quay / vessel</w:t>
            </w:r>
          </w:p>
        </w:tc>
        <w:tc>
          <w:tcPr>
            <w:tcW w:w="1520" w:type="dxa"/>
            <w:tcMar>
              <w:top w:w="60" w:type="dxa"/>
              <w:left w:w="90" w:type="dxa"/>
              <w:bottom w:w="60" w:type="dxa"/>
              <w:right w:w="90" w:type="dxa"/>
            </w:tcMar>
          </w:tcPr>
          <w:p w14:paraId="52FA2FD8" w14:textId="77777777" w:rsidR="00560B92" w:rsidRDefault="006C69D3">
            <w:pPr>
              <w:spacing w:after="40" w:line="230" w:lineRule="auto"/>
            </w:pPr>
            <w:r>
              <w:rPr>
                <w:sz w:val="18"/>
                <w:szCs w:val="18"/>
              </w:rPr>
              <w:t>Ariane 6 only</w:t>
            </w:r>
          </w:p>
        </w:tc>
        <w:tc>
          <w:tcPr>
            <w:tcW w:w="1520" w:type="dxa"/>
            <w:tcMar>
              <w:top w:w="60" w:type="dxa"/>
              <w:left w:w="90" w:type="dxa"/>
              <w:bottom w:w="60" w:type="dxa"/>
              <w:right w:w="90" w:type="dxa"/>
            </w:tcMar>
          </w:tcPr>
          <w:p w14:paraId="52FA2FD9" w14:textId="77777777" w:rsidR="00560B92" w:rsidRDefault="006C69D3">
            <w:pPr>
              <w:spacing w:after="40" w:line="230" w:lineRule="auto"/>
            </w:pPr>
            <w:r>
              <w:rPr>
                <w:sz w:val="18"/>
                <w:szCs w:val="18"/>
              </w:rPr>
              <w:t>2nd quay + buffer stock</w:t>
            </w:r>
          </w:p>
        </w:tc>
        <w:tc>
          <w:tcPr>
            <w:tcW w:w="1520" w:type="dxa"/>
            <w:tcMar>
              <w:top w:w="60" w:type="dxa"/>
              <w:left w:w="90" w:type="dxa"/>
              <w:bottom w:w="60" w:type="dxa"/>
              <w:right w:w="90" w:type="dxa"/>
            </w:tcMar>
          </w:tcPr>
          <w:p w14:paraId="52FA2FDA" w14:textId="77777777" w:rsidR="00560B92" w:rsidRDefault="006C69D3">
            <w:pPr>
              <w:spacing w:after="40" w:line="230" w:lineRule="auto"/>
            </w:pPr>
            <w:r>
              <w:rPr>
                <w:sz w:val="18"/>
                <w:szCs w:val="18"/>
              </w:rPr>
              <w:t>Chokepoint + ageing</w:t>
            </w:r>
          </w:p>
        </w:tc>
      </w:tr>
      <w:tr w:rsidR="00560B92" w14:paraId="52FA2FE2" w14:textId="77777777">
        <w:tc>
          <w:tcPr>
            <w:tcW w:w="2100" w:type="dxa"/>
            <w:tcMar>
              <w:top w:w="60" w:type="dxa"/>
              <w:left w:w="90" w:type="dxa"/>
              <w:bottom w:w="60" w:type="dxa"/>
              <w:right w:w="90" w:type="dxa"/>
            </w:tcMar>
          </w:tcPr>
          <w:p w14:paraId="52FA2FDC" w14:textId="77777777" w:rsidR="00560B92" w:rsidRPr="004A2375" w:rsidRDefault="006C69D3">
            <w:pPr>
              <w:spacing w:after="40" w:line="230" w:lineRule="auto"/>
              <w:rPr>
                <w:lang w:val="fr-BE"/>
              </w:rPr>
            </w:pPr>
            <w:r w:rsidRPr="004A2375">
              <w:rPr>
                <w:b/>
                <w:bCs/>
                <w:sz w:val="18"/>
                <w:szCs w:val="18"/>
                <w:lang w:val="fr-BE"/>
              </w:rPr>
              <w:t>EU SST + ESA SW Office</w:t>
            </w:r>
          </w:p>
        </w:tc>
        <w:tc>
          <w:tcPr>
            <w:tcW w:w="1520" w:type="dxa"/>
            <w:tcMar>
              <w:top w:w="60" w:type="dxa"/>
              <w:left w:w="90" w:type="dxa"/>
              <w:bottom w:w="60" w:type="dxa"/>
              <w:right w:w="90" w:type="dxa"/>
            </w:tcMar>
          </w:tcPr>
          <w:p w14:paraId="52FA2FDD" w14:textId="77777777" w:rsidR="00560B92" w:rsidRDefault="006C69D3">
            <w:pPr>
              <w:spacing w:after="40" w:line="230" w:lineRule="auto"/>
            </w:pPr>
            <w:r>
              <w:rPr>
                <w:sz w:val="18"/>
                <w:szCs w:val="18"/>
              </w:rPr>
              <w:t>Unchanged</w:t>
            </w:r>
          </w:p>
        </w:tc>
        <w:tc>
          <w:tcPr>
            <w:tcW w:w="1520" w:type="dxa"/>
            <w:tcMar>
              <w:top w:w="60" w:type="dxa"/>
              <w:left w:w="90" w:type="dxa"/>
              <w:bottom w:w="60" w:type="dxa"/>
              <w:right w:w="90" w:type="dxa"/>
            </w:tcMar>
          </w:tcPr>
          <w:p w14:paraId="52FA2FDE" w14:textId="77777777" w:rsidR="00560B92" w:rsidRDefault="006C69D3">
            <w:pPr>
              <w:spacing w:after="40" w:line="230" w:lineRule="auto"/>
            </w:pPr>
            <w:r>
              <w:rPr>
                <w:sz w:val="18"/>
                <w:szCs w:val="18"/>
              </w:rPr>
              <w:t>Integrated with range</w:t>
            </w:r>
          </w:p>
        </w:tc>
        <w:tc>
          <w:tcPr>
            <w:tcW w:w="1520" w:type="dxa"/>
            <w:tcMar>
              <w:top w:w="60" w:type="dxa"/>
              <w:left w:w="90" w:type="dxa"/>
              <w:bottom w:w="60" w:type="dxa"/>
              <w:right w:w="90" w:type="dxa"/>
            </w:tcMar>
          </w:tcPr>
          <w:p w14:paraId="52FA2FDF" w14:textId="77777777" w:rsidR="00560B92" w:rsidRDefault="006C69D3">
            <w:pPr>
              <w:spacing w:after="40" w:line="230" w:lineRule="auto"/>
            </w:pPr>
            <w:r>
              <w:rPr>
                <w:sz w:val="18"/>
                <w:szCs w:val="18"/>
              </w:rPr>
              <w:t>Public good</w:t>
            </w:r>
          </w:p>
        </w:tc>
        <w:tc>
          <w:tcPr>
            <w:tcW w:w="1520" w:type="dxa"/>
            <w:tcMar>
              <w:top w:w="60" w:type="dxa"/>
              <w:left w:w="90" w:type="dxa"/>
              <w:bottom w:w="60" w:type="dxa"/>
              <w:right w:w="90" w:type="dxa"/>
            </w:tcMar>
          </w:tcPr>
          <w:p w14:paraId="52FA2FE0" w14:textId="77777777" w:rsidR="00560B92" w:rsidRDefault="006C69D3">
            <w:pPr>
              <w:spacing w:after="40" w:line="230" w:lineRule="auto"/>
            </w:pPr>
            <w:r>
              <w:rPr>
                <w:sz w:val="18"/>
                <w:szCs w:val="18"/>
              </w:rPr>
              <w:t>Integrated + civil-mil.</w:t>
            </w:r>
          </w:p>
        </w:tc>
        <w:tc>
          <w:tcPr>
            <w:tcW w:w="1520" w:type="dxa"/>
            <w:tcMar>
              <w:top w:w="60" w:type="dxa"/>
              <w:left w:w="90" w:type="dxa"/>
              <w:bottom w:w="60" w:type="dxa"/>
              <w:right w:w="90" w:type="dxa"/>
            </w:tcMar>
          </w:tcPr>
          <w:p w14:paraId="52FA2FE1" w14:textId="77777777" w:rsidR="00560B92" w:rsidRDefault="006C69D3">
            <w:pPr>
              <w:spacing w:after="40" w:line="230" w:lineRule="auto"/>
            </w:pPr>
            <w:r>
              <w:rPr>
                <w:sz w:val="18"/>
                <w:szCs w:val="18"/>
              </w:rPr>
              <w:t>Static</w:t>
            </w:r>
          </w:p>
        </w:tc>
      </w:tr>
    </w:tbl>
    <w:p w14:paraId="52FA2FE3" w14:textId="77777777" w:rsidR="00560B92" w:rsidRDefault="006C69D3">
      <w:pPr>
        <w:pStyle w:val="Heading3"/>
      </w:pPr>
      <w:r>
        <w:t>5.8.2 Bottleneck-resolution matrix</w:t>
      </w:r>
    </w:p>
    <w:p w14:paraId="52FA2FE4" w14:textId="77777777" w:rsidR="00560B92" w:rsidRPr="004A2375" w:rsidRDefault="006C69D3">
      <w:pPr>
        <w:spacing w:line="264" w:lineRule="auto"/>
        <w:rPr>
          <w:lang w:val="en-US"/>
        </w:rPr>
      </w:pPr>
      <w:r w:rsidRPr="004A2375">
        <w:rPr>
          <w:lang w:val="en-US"/>
        </w:rPr>
        <w:t xml:space="preserve">The master anchoring artifact: each key 2.3 bottleneck against each scenario. Legend — </w:t>
      </w:r>
      <w:r w:rsidRPr="004A2375">
        <w:rPr>
          <w:b/>
          <w:bCs/>
          <w:lang w:val="en-US"/>
        </w:rPr>
        <w:t>RE</w:t>
      </w:r>
      <w:r w:rsidRPr="004A2375">
        <w:rPr>
          <w:lang w:val="en-US"/>
        </w:rPr>
        <w:t xml:space="preserve"> resolved, </w:t>
      </w:r>
      <w:r w:rsidRPr="004A2375">
        <w:rPr>
          <w:b/>
          <w:bCs/>
          <w:lang w:val="en-US"/>
        </w:rPr>
        <w:t>PR</w:t>
      </w:r>
      <w:r w:rsidRPr="004A2375">
        <w:rPr>
          <w:lang w:val="en-US"/>
        </w:rPr>
        <w:t xml:space="preserve"> partly resolved, </w:t>
      </w:r>
      <w:r w:rsidRPr="004A2375">
        <w:rPr>
          <w:b/>
          <w:bCs/>
          <w:lang w:val="en-US"/>
        </w:rPr>
        <w:t>UN</w:t>
      </w:r>
      <w:r w:rsidRPr="004A2375">
        <w:rPr>
          <w:lang w:val="en-US"/>
        </w:rPr>
        <w:t xml:space="preserve"> unaffected, </w:t>
      </w:r>
      <w:r w:rsidRPr="004A2375">
        <w:rPr>
          <w:b/>
          <w:bCs/>
          <w:lang w:val="en-US"/>
        </w:rPr>
        <w:t>WO</w:t>
      </w:r>
      <w:r w:rsidRPr="004A2375">
        <w:rPr>
          <w:lang w:val="en-US"/>
        </w:rPr>
        <w:t xml:space="preserve"> worsened.</w:t>
      </w:r>
    </w:p>
    <w:p w14:paraId="52FA2FE5" w14:textId="77777777" w:rsidR="00560B92" w:rsidRDefault="006C69D3">
      <w:pPr>
        <w:spacing w:before="160" w:after="80"/>
      </w:pPr>
      <w:r>
        <w:rPr>
          <w:b/>
          <w:bCs/>
          <w:color w:val="1F3864"/>
          <w:sz w:val="18"/>
          <w:szCs w:val="18"/>
        </w:rPr>
        <w:t>Table 5.10 – Bottleneck resolution across scenarios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40"/>
        <w:gridCol w:w="1440"/>
        <w:gridCol w:w="1440"/>
        <w:gridCol w:w="1440"/>
        <w:gridCol w:w="1440"/>
      </w:tblGrid>
      <w:tr w:rsidR="00560B92" w14:paraId="52FA2FEC" w14:textId="77777777">
        <w:trPr>
          <w:tblHeader/>
        </w:trPr>
        <w:tc>
          <w:tcPr>
            <w:tcW w:w="2500" w:type="dxa"/>
            <w:shd w:val="clear" w:color="auto" w:fill="1F3864"/>
            <w:tcMar>
              <w:top w:w="60" w:type="dxa"/>
              <w:left w:w="90" w:type="dxa"/>
              <w:bottom w:w="60" w:type="dxa"/>
              <w:right w:w="90" w:type="dxa"/>
            </w:tcMar>
            <w:vAlign w:val="center"/>
          </w:tcPr>
          <w:p w14:paraId="52FA2FE6" w14:textId="425FFB00" w:rsidR="00560B92" w:rsidRDefault="00E945BD">
            <w:pPr>
              <w:spacing w:after="0"/>
            </w:pPr>
            <w:r>
              <w:rPr>
                <w:b/>
                <w:bCs/>
                <w:color w:val="FFFFFF"/>
                <w:sz w:val="18"/>
                <w:szCs w:val="18"/>
              </w:rPr>
              <w:t>Task 2.3 bottleneck</w:t>
            </w:r>
          </w:p>
        </w:tc>
        <w:tc>
          <w:tcPr>
            <w:tcW w:w="1440" w:type="dxa"/>
            <w:shd w:val="clear" w:color="auto" w:fill="1F3864"/>
            <w:tcMar>
              <w:top w:w="60" w:type="dxa"/>
              <w:left w:w="90" w:type="dxa"/>
              <w:bottom w:w="60" w:type="dxa"/>
              <w:right w:w="90" w:type="dxa"/>
            </w:tcMar>
            <w:vAlign w:val="center"/>
          </w:tcPr>
          <w:p w14:paraId="52FA2FE7" w14:textId="77777777" w:rsidR="00560B92" w:rsidRDefault="006C69D3">
            <w:pPr>
              <w:spacing w:after="0"/>
            </w:pPr>
            <w:r>
              <w:rPr>
                <w:b/>
                <w:bCs/>
                <w:color w:val="FFFFFF"/>
                <w:sz w:val="18"/>
                <w:szCs w:val="18"/>
              </w:rPr>
              <w:t>S1</w:t>
            </w:r>
          </w:p>
        </w:tc>
        <w:tc>
          <w:tcPr>
            <w:tcW w:w="1440" w:type="dxa"/>
            <w:shd w:val="clear" w:color="auto" w:fill="1F3864"/>
            <w:tcMar>
              <w:top w:w="60" w:type="dxa"/>
              <w:left w:w="90" w:type="dxa"/>
              <w:bottom w:w="60" w:type="dxa"/>
              <w:right w:w="90" w:type="dxa"/>
            </w:tcMar>
            <w:vAlign w:val="center"/>
          </w:tcPr>
          <w:p w14:paraId="52FA2FE8" w14:textId="77777777" w:rsidR="00560B92" w:rsidRDefault="006C69D3">
            <w:pPr>
              <w:spacing w:after="0"/>
            </w:pPr>
            <w:r>
              <w:rPr>
                <w:b/>
                <w:bCs/>
                <w:color w:val="FFFFFF"/>
                <w:sz w:val="18"/>
                <w:szCs w:val="18"/>
              </w:rPr>
              <w:t>S2</w:t>
            </w:r>
          </w:p>
        </w:tc>
        <w:tc>
          <w:tcPr>
            <w:tcW w:w="1440" w:type="dxa"/>
            <w:shd w:val="clear" w:color="auto" w:fill="1F3864"/>
            <w:tcMar>
              <w:top w:w="60" w:type="dxa"/>
              <w:left w:w="90" w:type="dxa"/>
              <w:bottom w:w="60" w:type="dxa"/>
              <w:right w:w="90" w:type="dxa"/>
            </w:tcMar>
            <w:vAlign w:val="center"/>
          </w:tcPr>
          <w:p w14:paraId="52FA2FE9" w14:textId="77777777" w:rsidR="00560B92" w:rsidRDefault="006C69D3">
            <w:pPr>
              <w:spacing w:after="0"/>
            </w:pPr>
            <w:r>
              <w:rPr>
                <w:b/>
                <w:bCs/>
                <w:color w:val="FFFFFF"/>
                <w:sz w:val="18"/>
                <w:szCs w:val="18"/>
              </w:rPr>
              <w:t>S3</w:t>
            </w:r>
          </w:p>
        </w:tc>
        <w:tc>
          <w:tcPr>
            <w:tcW w:w="1440" w:type="dxa"/>
            <w:shd w:val="clear" w:color="auto" w:fill="1F3864"/>
            <w:tcMar>
              <w:top w:w="60" w:type="dxa"/>
              <w:left w:w="90" w:type="dxa"/>
              <w:bottom w:w="60" w:type="dxa"/>
              <w:right w:w="90" w:type="dxa"/>
            </w:tcMar>
            <w:vAlign w:val="center"/>
          </w:tcPr>
          <w:p w14:paraId="52FA2FEA" w14:textId="77777777" w:rsidR="00560B92" w:rsidRDefault="006C69D3">
            <w:pPr>
              <w:spacing w:after="0"/>
            </w:pPr>
            <w:r>
              <w:rPr>
                <w:b/>
                <w:bCs/>
                <w:color w:val="FFFFFF"/>
                <w:sz w:val="18"/>
                <w:szCs w:val="18"/>
              </w:rPr>
              <w:t>S4</w:t>
            </w:r>
          </w:p>
        </w:tc>
        <w:tc>
          <w:tcPr>
            <w:tcW w:w="1440" w:type="dxa"/>
            <w:shd w:val="clear" w:color="auto" w:fill="1F3864"/>
            <w:tcMar>
              <w:top w:w="60" w:type="dxa"/>
              <w:left w:w="90" w:type="dxa"/>
              <w:bottom w:w="60" w:type="dxa"/>
              <w:right w:w="90" w:type="dxa"/>
            </w:tcMar>
            <w:vAlign w:val="center"/>
          </w:tcPr>
          <w:p w14:paraId="52FA2FEB" w14:textId="77777777" w:rsidR="00560B92" w:rsidRDefault="006C69D3">
            <w:pPr>
              <w:spacing w:after="0"/>
            </w:pPr>
            <w:r>
              <w:rPr>
                <w:b/>
                <w:bCs/>
                <w:color w:val="FFFFFF"/>
                <w:sz w:val="18"/>
                <w:szCs w:val="18"/>
              </w:rPr>
              <w:t>S5</w:t>
            </w:r>
          </w:p>
        </w:tc>
      </w:tr>
      <w:tr w:rsidR="00560B92" w14:paraId="52FA2FF3" w14:textId="77777777">
        <w:tc>
          <w:tcPr>
            <w:tcW w:w="2500" w:type="dxa"/>
            <w:tcMar>
              <w:top w:w="60" w:type="dxa"/>
              <w:left w:w="90" w:type="dxa"/>
              <w:bottom w:w="60" w:type="dxa"/>
              <w:right w:w="90" w:type="dxa"/>
            </w:tcMar>
          </w:tcPr>
          <w:p w14:paraId="52FA2FED" w14:textId="77777777" w:rsidR="00560B92" w:rsidRPr="004A2375" w:rsidRDefault="006C69D3">
            <w:pPr>
              <w:spacing w:after="40" w:line="230" w:lineRule="auto"/>
              <w:rPr>
                <w:lang w:val="en-US"/>
              </w:rPr>
            </w:pPr>
            <w:r w:rsidRPr="004A2375">
              <w:rPr>
                <w:b/>
                <w:bCs/>
                <w:sz w:val="18"/>
                <w:szCs w:val="18"/>
                <w:lang w:val="en-US"/>
              </w:rPr>
              <w:t>B1 — CSG sole heavy/low-incl site</w:t>
            </w:r>
          </w:p>
        </w:tc>
        <w:tc>
          <w:tcPr>
            <w:tcW w:w="1440" w:type="dxa"/>
            <w:tcMar>
              <w:top w:w="60" w:type="dxa"/>
              <w:left w:w="90" w:type="dxa"/>
              <w:bottom w:w="60" w:type="dxa"/>
              <w:right w:w="90" w:type="dxa"/>
            </w:tcMar>
          </w:tcPr>
          <w:p w14:paraId="52FA2FEE"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2FEF"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2FF0"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2FF1"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2FF2" w14:textId="77777777" w:rsidR="00560B92" w:rsidRDefault="006C69D3">
            <w:pPr>
              <w:spacing w:after="40" w:line="230" w:lineRule="auto"/>
            </w:pPr>
            <w:r>
              <w:rPr>
                <w:b/>
                <w:bCs/>
                <w:sz w:val="18"/>
                <w:szCs w:val="18"/>
              </w:rPr>
              <w:t>WO</w:t>
            </w:r>
          </w:p>
        </w:tc>
      </w:tr>
      <w:tr w:rsidR="00560B92" w14:paraId="52FA2FFA" w14:textId="77777777">
        <w:tc>
          <w:tcPr>
            <w:tcW w:w="2500" w:type="dxa"/>
            <w:tcMar>
              <w:top w:w="60" w:type="dxa"/>
              <w:left w:w="90" w:type="dxa"/>
              <w:bottom w:w="60" w:type="dxa"/>
              <w:right w:w="90" w:type="dxa"/>
            </w:tcMar>
          </w:tcPr>
          <w:p w14:paraId="52FA2FF4" w14:textId="77777777" w:rsidR="00560B92" w:rsidRPr="004A2375" w:rsidRDefault="006C69D3">
            <w:pPr>
              <w:spacing w:after="40" w:line="230" w:lineRule="auto"/>
              <w:rPr>
                <w:lang w:val="en-US"/>
              </w:rPr>
            </w:pPr>
            <w:r w:rsidRPr="004A2375">
              <w:rPr>
                <w:b/>
                <w:bCs/>
                <w:sz w:val="18"/>
                <w:szCs w:val="18"/>
                <w:lang w:val="en-US"/>
              </w:rPr>
              <w:t>B4 — no orbital outside CSG</w:t>
            </w:r>
          </w:p>
        </w:tc>
        <w:tc>
          <w:tcPr>
            <w:tcW w:w="1440" w:type="dxa"/>
            <w:tcMar>
              <w:top w:w="60" w:type="dxa"/>
              <w:left w:w="90" w:type="dxa"/>
              <w:bottom w:w="60" w:type="dxa"/>
              <w:right w:w="90" w:type="dxa"/>
            </w:tcMar>
          </w:tcPr>
          <w:p w14:paraId="52FA2FF5"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2FF6"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2FF7"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2FF8" w14:textId="38820A13" w:rsidR="00560B92" w:rsidRDefault="00150737">
            <w:pPr>
              <w:spacing w:after="40" w:line="230" w:lineRule="auto"/>
            </w:pPr>
            <w:r>
              <w:rPr>
                <w:b/>
                <w:bCs/>
                <w:sz w:val="18"/>
                <w:szCs w:val="18"/>
              </w:rPr>
              <w:t>RE</w:t>
            </w:r>
          </w:p>
        </w:tc>
        <w:tc>
          <w:tcPr>
            <w:tcW w:w="1440" w:type="dxa"/>
            <w:tcMar>
              <w:top w:w="60" w:type="dxa"/>
              <w:left w:w="90" w:type="dxa"/>
              <w:bottom w:w="60" w:type="dxa"/>
              <w:right w:w="90" w:type="dxa"/>
            </w:tcMar>
          </w:tcPr>
          <w:p w14:paraId="52FA2FF9" w14:textId="77777777" w:rsidR="00560B92" w:rsidRDefault="006C69D3">
            <w:pPr>
              <w:spacing w:after="40" w:line="230" w:lineRule="auto"/>
            </w:pPr>
            <w:r>
              <w:rPr>
                <w:b/>
                <w:bCs/>
                <w:sz w:val="18"/>
                <w:szCs w:val="18"/>
              </w:rPr>
              <w:t>WO</w:t>
            </w:r>
          </w:p>
        </w:tc>
      </w:tr>
      <w:tr w:rsidR="00560B92" w14:paraId="52FA3001" w14:textId="77777777">
        <w:tc>
          <w:tcPr>
            <w:tcW w:w="2500" w:type="dxa"/>
            <w:tcMar>
              <w:top w:w="60" w:type="dxa"/>
              <w:left w:w="90" w:type="dxa"/>
              <w:bottom w:w="60" w:type="dxa"/>
              <w:right w:w="90" w:type="dxa"/>
            </w:tcMar>
          </w:tcPr>
          <w:p w14:paraId="52FA2FFB" w14:textId="77777777" w:rsidR="00560B92" w:rsidRPr="004A2375" w:rsidRDefault="006C69D3">
            <w:pPr>
              <w:spacing w:after="40" w:line="230" w:lineRule="auto"/>
              <w:rPr>
                <w:lang w:val="en-US"/>
              </w:rPr>
            </w:pPr>
            <w:r w:rsidRPr="004A2375">
              <w:rPr>
                <w:b/>
                <w:bCs/>
                <w:sz w:val="18"/>
                <w:szCs w:val="18"/>
                <w:lang w:val="en-US"/>
              </w:rPr>
              <w:t>B11 / C1 — solid plant + BEAP; P120C</w:t>
            </w:r>
          </w:p>
        </w:tc>
        <w:tc>
          <w:tcPr>
            <w:tcW w:w="1440" w:type="dxa"/>
            <w:tcMar>
              <w:top w:w="60" w:type="dxa"/>
              <w:left w:w="90" w:type="dxa"/>
              <w:bottom w:w="60" w:type="dxa"/>
              <w:right w:w="90" w:type="dxa"/>
            </w:tcMar>
          </w:tcPr>
          <w:p w14:paraId="52FA2FFC"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2FFD"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2FFE"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2FFF"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00" w14:textId="77777777" w:rsidR="00560B92" w:rsidRDefault="006C69D3">
            <w:pPr>
              <w:spacing w:after="40" w:line="230" w:lineRule="auto"/>
            </w:pPr>
            <w:r>
              <w:rPr>
                <w:b/>
                <w:bCs/>
                <w:sz w:val="18"/>
                <w:szCs w:val="18"/>
              </w:rPr>
              <w:t>WO</w:t>
            </w:r>
          </w:p>
        </w:tc>
      </w:tr>
      <w:tr w:rsidR="00560B92" w14:paraId="52FA3008" w14:textId="77777777">
        <w:tc>
          <w:tcPr>
            <w:tcW w:w="2500" w:type="dxa"/>
            <w:tcMar>
              <w:top w:w="60" w:type="dxa"/>
              <w:left w:w="90" w:type="dxa"/>
              <w:bottom w:w="60" w:type="dxa"/>
              <w:right w:w="90" w:type="dxa"/>
            </w:tcMar>
          </w:tcPr>
          <w:p w14:paraId="52FA3002" w14:textId="77777777" w:rsidR="00560B92" w:rsidRPr="004A2375" w:rsidRDefault="006C69D3">
            <w:pPr>
              <w:spacing w:after="40" w:line="230" w:lineRule="auto"/>
              <w:rPr>
                <w:lang w:val="en-US"/>
              </w:rPr>
            </w:pPr>
            <w:r w:rsidRPr="004A2375">
              <w:rPr>
                <w:b/>
                <w:bCs/>
                <w:sz w:val="18"/>
                <w:szCs w:val="18"/>
                <w:lang w:val="en-US"/>
              </w:rPr>
              <w:t>B12 / C2 — DLR P5.2/P4 cryo qual.</w:t>
            </w:r>
          </w:p>
        </w:tc>
        <w:tc>
          <w:tcPr>
            <w:tcW w:w="1440" w:type="dxa"/>
            <w:tcMar>
              <w:top w:w="60" w:type="dxa"/>
              <w:left w:w="90" w:type="dxa"/>
              <w:bottom w:w="60" w:type="dxa"/>
              <w:right w:w="90" w:type="dxa"/>
            </w:tcMar>
          </w:tcPr>
          <w:p w14:paraId="52FA3003"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04" w14:textId="77777777" w:rsidR="00560B92" w:rsidRDefault="006C69D3">
            <w:pPr>
              <w:spacing w:after="40" w:line="230" w:lineRule="auto"/>
            </w:pPr>
            <w:r>
              <w:rPr>
                <w:b/>
                <w:bCs/>
                <w:sz w:val="18"/>
                <w:szCs w:val="18"/>
              </w:rPr>
              <w:t>RE</w:t>
            </w:r>
          </w:p>
        </w:tc>
        <w:tc>
          <w:tcPr>
            <w:tcW w:w="1440" w:type="dxa"/>
            <w:tcMar>
              <w:top w:w="60" w:type="dxa"/>
              <w:left w:w="90" w:type="dxa"/>
              <w:bottom w:w="60" w:type="dxa"/>
              <w:right w:w="90" w:type="dxa"/>
            </w:tcMar>
          </w:tcPr>
          <w:p w14:paraId="52FA3005"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06"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07" w14:textId="77777777" w:rsidR="00560B92" w:rsidRDefault="006C69D3">
            <w:pPr>
              <w:spacing w:after="40" w:line="230" w:lineRule="auto"/>
            </w:pPr>
            <w:r>
              <w:rPr>
                <w:b/>
                <w:bCs/>
                <w:sz w:val="18"/>
                <w:szCs w:val="18"/>
              </w:rPr>
              <w:t>WO</w:t>
            </w:r>
          </w:p>
        </w:tc>
      </w:tr>
      <w:tr w:rsidR="00560B92" w14:paraId="52FA300F" w14:textId="77777777">
        <w:tc>
          <w:tcPr>
            <w:tcW w:w="2500" w:type="dxa"/>
            <w:tcMar>
              <w:top w:w="60" w:type="dxa"/>
              <w:left w:w="90" w:type="dxa"/>
              <w:bottom w:w="60" w:type="dxa"/>
              <w:right w:w="90" w:type="dxa"/>
            </w:tcMar>
          </w:tcPr>
          <w:p w14:paraId="52FA3009" w14:textId="77777777" w:rsidR="00560B92" w:rsidRPr="004A2375" w:rsidRDefault="006C69D3">
            <w:pPr>
              <w:spacing w:after="40" w:line="230" w:lineRule="auto"/>
              <w:rPr>
                <w:lang w:val="fr-BE"/>
              </w:rPr>
            </w:pPr>
            <w:r w:rsidRPr="004A2375">
              <w:rPr>
                <w:b/>
                <w:bCs/>
                <w:sz w:val="18"/>
                <w:szCs w:val="18"/>
                <w:lang w:val="fr-BE"/>
              </w:rPr>
              <w:t>C5 — A6/Vega cadence cap</w:t>
            </w:r>
          </w:p>
        </w:tc>
        <w:tc>
          <w:tcPr>
            <w:tcW w:w="1440" w:type="dxa"/>
            <w:tcMar>
              <w:top w:w="60" w:type="dxa"/>
              <w:left w:w="90" w:type="dxa"/>
              <w:bottom w:w="60" w:type="dxa"/>
              <w:right w:w="90" w:type="dxa"/>
            </w:tcMar>
          </w:tcPr>
          <w:p w14:paraId="52FA300A"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0B"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0C"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0D"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0E" w14:textId="77777777" w:rsidR="00560B92" w:rsidRDefault="006C69D3">
            <w:pPr>
              <w:spacing w:after="40" w:line="230" w:lineRule="auto"/>
            </w:pPr>
            <w:r>
              <w:rPr>
                <w:b/>
                <w:bCs/>
                <w:sz w:val="18"/>
                <w:szCs w:val="18"/>
              </w:rPr>
              <w:t>WO</w:t>
            </w:r>
          </w:p>
        </w:tc>
      </w:tr>
      <w:tr w:rsidR="00560B92" w14:paraId="52FA3016" w14:textId="77777777">
        <w:tc>
          <w:tcPr>
            <w:tcW w:w="2500" w:type="dxa"/>
            <w:tcMar>
              <w:top w:w="60" w:type="dxa"/>
              <w:left w:w="90" w:type="dxa"/>
              <w:bottom w:w="60" w:type="dxa"/>
              <w:right w:w="90" w:type="dxa"/>
            </w:tcMar>
          </w:tcPr>
          <w:p w14:paraId="52FA3010" w14:textId="77777777" w:rsidR="00560B92" w:rsidRDefault="006C69D3">
            <w:pPr>
              <w:spacing w:after="40" w:line="230" w:lineRule="auto"/>
            </w:pPr>
            <w:r>
              <w:rPr>
                <w:b/>
                <w:bCs/>
                <w:sz w:val="18"/>
                <w:szCs w:val="18"/>
              </w:rPr>
              <w:t>D1 / D2 — Canopée; Pariacabo</w:t>
            </w:r>
          </w:p>
        </w:tc>
        <w:tc>
          <w:tcPr>
            <w:tcW w:w="1440" w:type="dxa"/>
            <w:tcMar>
              <w:top w:w="60" w:type="dxa"/>
              <w:left w:w="90" w:type="dxa"/>
              <w:bottom w:w="60" w:type="dxa"/>
              <w:right w:w="90" w:type="dxa"/>
            </w:tcMar>
          </w:tcPr>
          <w:p w14:paraId="52FA3011"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12"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13"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14"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15" w14:textId="77777777" w:rsidR="00560B92" w:rsidRDefault="006C69D3">
            <w:pPr>
              <w:spacing w:after="40" w:line="230" w:lineRule="auto"/>
            </w:pPr>
            <w:r>
              <w:rPr>
                <w:b/>
                <w:bCs/>
                <w:sz w:val="18"/>
                <w:szCs w:val="18"/>
              </w:rPr>
              <w:t>WO</w:t>
            </w:r>
          </w:p>
        </w:tc>
      </w:tr>
      <w:tr w:rsidR="00560B92" w14:paraId="52FA301D" w14:textId="77777777">
        <w:tc>
          <w:tcPr>
            <w:tcW w:w="2500" w:type="dxa"/>
            <w:tcMar>
              <w:top w:w="60" w:type="dxa"/>
              <w:left w:w="90" w:type="dxa"/>
              <w:bottom w:w="60" w:type="dxa"/>
              <w:right w:w="90" w:type="dxa"/>
            </w:tcMar>
          </w:tcPr>
          <w:p w14:paraId="52FA3017" w14:textId="77777777" w:rsidR="00560B92" w:rsidRPr="004A2375" w:rsidRDefault="006C69D3">
            <w:pPr>
              <w:spacing w:after="40" w:line="230" w:lineRule="auto"/>
              <w:rPr>
                <w:lang w:val="en-US"/>
              </w:rPr>
            </w:pPr>
            <w:r w:rsidRPr="004A2375">
              <w:rPr>
                <w:b/>
                <w:bCs/>
                <w:sz w:val="18"/>
                <w:szCs w:val="18"/>
                <w:lang w:val="en-US"/>
              </w:rPr>
              <w:t>E1 / E11 — licensing; harmonised FTS</w:t>
            </w:r>
          </w:p>
        </w:tc>
        <w:tc>
          <w:tcPr>
            <w:tcW w:w="1440" w:type="dxa"/>
            <w:tcMar>
              <w:top w:w="60" w:type="dxa"/>
              <w:left w:w="90" w:type="dxa"/>
              <w:bottom w:w="60" w:type="dxa"/>
              <w:right w:w="90" w:type="dxa"/>
            </w:tcMar>
          </w:tcPr>
          <w:p w14:paraId="52FA3018"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19" w14:textId="77777777" w:rsidR="00560B92" w:rsidRDefault="006C69D3">
            <w:pPr>
              <w:spacing w:after="40" w:line="230" w:lineRule="auto"/>
            </w:pPr>
            <w:r>
              <w:rPr>
                <w:b/>
                <w:bCs/>
                <w:sz w:val="18"/>
                <w:szCs w:val="18"/>
              </w:rPr>
              <w:t>RE</w:t>
            </w:r>
          </w:p>
        </w:tc>
        <w:tc>
          <w:tcPr>
            <w:tcW w:w="1440" w:type="dxa"/>
            <w:tcMar>
              <w:top w:w="60" w:type="dxa"/>
              <w:left w:w="90" w:type="dxa"/>
              <w:bottom w:w="60" w:type="dxa"/>
              <w:right w:w="90" w:type="dxa"/>
            </w:tcMar>
          </w:tcPr>
          <w:p w14:paraId="52FA301A"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1B" w14:textId="6FC94BAC" w:rsidR="00560B92" w:rsidRDefault="00150737">
            <w:pPr>
              <w:spacing w:after="40" w:line="230" w:lineRule="auto"/>
            </w:pPr>
            <w:r>
              <w:rPr>
                <w:b/>
                <w:bCs/>
                <w:sz w:val="18"/>
                <w:szCs w:val="18"/>
              </w:rPr>
              <w:t>PR</w:t>
            </w:r>
          </w:p>
        </w:tc>
        <w:tc>
          <w:tcPr>
            <w:tcW w:w="1440" w:type="dxa"/>
            <w:tcMar>
              <w:top w:w="60" w:type="dxa"/>
              <w:left w:w="90" w:type="dxa"/>
              <w:bottom w:w="60" w:type="dxa"/>
              <w:right w:w="90" w:type="dxa"/>
            </w:tcMar>
          </w:tcPr>
          <w:p w14:paraId="52FA301C" w14:textId="77777777" w:rsidR="00560B92" w:rsidRDefault="006C69D3">
            <w:pPr>
              <w:spacing w:after="40" w:line="230" w:lineRule="auto"/>
            </w:pPr>
            <w:r>
              <w:rPr>
                <w:b/>
                <w:bCs/>
                <w:sz w:val="18"/>
                <w:szCs w:val="18"/>
              </w:rPr>
              <w:t>UN</w:t>
            </w:r>
          </w:p>
        </w:tc>
      </w:tr>
      <w:tr w:rsidR="00560B92" w14:paraId="52FA3024" w14:textId="77777777">
        <w:tc>
          <w:tcPr>
            <w:tcW w:w="2500" w:type="dxa"/>
            <w:tcMar>
              <w:top w:w="60" w:type="dxa"/>
              <w:left w:w="90" w:type="dxa"/>
              <w:bottom w:w="60" w:type="dxa"/>
              <w:right w:w="90" w:type="dxa"/>
            </w:tcMar>
          </w:tcPr>
          <w:p w14:paraId="52FA301E" w14:textId="77777777" w:rsidR="00560B92" w:rsidRDefault="006C69D3">
            <w:pPr>
              <w:spacing w:after="40" w:line="230" w:lineRule="auto"/>
            </w:pPr>
            <w:r>
              <w:rPr>
                <w:b/>
                <w:bCs/>
                <w:sz w:val="18"/>
                <w:szCs w:val="18"/>
              </w:rPr>
              <w:t>F4 — EU exit / scale-up gap</w:t>
            </w:r>
          </w:p>
        </w:tc>
        <w:tc>
          <w:tcPr>
            <w:tcW w:w="1440" w:type="dxa"/>
            <w:tcMar>
              <w:top w:w="60" w:type="dxa"/>
              <w:left w:w="90" w:type="dxa"/>
              <w:bottom w:w="60" w:type="dxa"/>
              <w:right w:w="90" w:type="dxa"/>
            </w:tcMar>
          </w:tcPr>
          <w:p w14:paraId="52FA301F"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20"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21"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22"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23" w14:textId="77777777" w:rsidR="00560B92" w:rsidRDefault="006C69D3">
            <w:pPr>
              <w:spacing w:after="40" w:line="230" w:lineRule="auto"/>
            </w:pPr>
            <w:r>
              <w:rPr>
                <w:b/>
                <w:bCs/>
                <w:sz w:val="18"/>
                <w:szCs w:val="18"/>
              </w:rPr>
              <w:t>WO</w:t>
            </w:r>
          </w:p>
        </w:tc>
      </w:tr>
      <w:tr w:rsidR="00560B92" w14:paraId="52FA302B" w14:textId="77777777">
        <w:tc>
          <w:tcPr>
            <w:tcW w:w="2500" w:type="dxa"/>
            <w:tcMar>
              <w:top w:w="60" w:type="dxa"/>
              <w:left w:w="90" w:type="dxa"/>
              <w:bottom w:w="60" w:type="dxa"/>
              <w:right w:w="90" w:type="dxa"/>
            </w:tcMar>
          </w:tcPr>
          <w:p w14:paraId="52FA3025" w14:textId="77777777" w:rsidR="00560B92" w:rsidRDefault="006C69D3">
            <w:pPr>
              <w:spacing w:after="40" w:line="230" w:lineRule="auto"/>
            </w:pPr>
            <w:r>
              <w:rPr>
                <w:b/>
                <w:bCs/>
                <w:sz w:val="18"/>
                <w:szCs w:val="18"/>
              </w:rPr>
              <w:t>F10 — anchor-tenant dependency</w:t>
            </w:r>
          </w:p>
        </w:tc>
        <w:tc>
          <w:tcPr>
            <w:tcW w:w="1440" w:type="dxa"/>
            <w:tcMar>
              <w:top w:w="60" w:type="dxa"/>
              <w:left w:w="90" w:type="dxa"/>
              <w:bottom w:w="60" w:type="dxa"/>
              <w:right w:w="90" w:type="dxa"/>
            </w:tcMar>
          </w:tcPr>
          <w:p w14:paraId="52FA3026"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27"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28" w14:textId="77777777" w:rsidR="00560B92" w:rsidRDefault="006C69D3">
            <w:pPr>
              <w:spacing w:after="40" w:line="230" w:lineRule="auto"/>
            </w:pPr>
            <w:r>
              <w:rPr>
                <w:b/>
                <w:bCs/>
                <w:sz w:val="18"/>
                <w:szCs w:val="18"/>
              </w:rPr>
              <w:t>WO</w:t>
            </w:r>
          </w:p>
        </w:tc>
        <w:tc>
          <w:tcPr>
            <w:tcW w:w="1440" w:type="dxa"/>
            <w:tcMar>
              <w:top w:w="60" w:type="dxa"/>
              <w:left w:w="90" w:type="dxa"/>
              <w:bottom w:w="60" w:type="dxa"/>
              <w:right w:w="90" w:type="dxa"/>
            </w:tcMar>
          </w:tcPr>
          <w:p w14:paraId="52FA3029"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2A" w14:textId="77777777" w:rsidR="00560B92" w:rsidRDefault="006C69D3">
            <w:pPr>
              <w:spacing w:after="40" w:line="230" w:lineRule="auto"/>
            </w:pPr>
            <w:r>
              <w:rPr>
                <w:b/>
                <w:bCs/>
                <w:sz w:val="18"/>
                <w:szCs w:val="18"/>
              </w:rPr>
              <w:t>WO</w:t>
            </w:r>
          </w:p>
        </w:tc>
      </w:tr>
      <w:tr w:rsidR="00560B92" w14:paraId="52FA3032" w14:textId="77777777">
        <w:tc>
          <w:tcPr>
            <w:tcW w:w="2500" w:type="dxa"/>
            <w:tcMar>
              <w:top w:w="60" w:type="dxa"/>
              <w:left w:w="90" w:type="dxa"/>
              <w:bottom w:w="60" w:type="dxa"/>
              <w:right w:w="90" w:type="dxa"/>
            </w:tcMar>
          </w:tcPr>
          <w:p w14:paraId="52FA302C" w14:textId="77777777" w:rsidR="00560B92" w:rsidRPr="004A2375" w:rsidRDefault="006C69D3">
            <w:pPr>
              <w:spacing w:after="40" w:line="230" w:lineRule="auto"/>
              <w:rPr>
                <w:lang w:val="en-US"/>
              </w:rPr>
            </w:pPr>
            <w:r w:rsidRPr="004A2375">
              <w:rPr>
                <w:b/>
                <w:bCs/>
                <w:sz w:val="18"/>
                <w:szCs w:val="18"/>
                <w:lang w:val="en-US"/>
              </w:rPr>
              <w:t>G1 — ops / safety skills shortage</w:t>
            </w:r>
          </w:p>
        </w:tc>
        <w:tc>
          <w:tcPr>
            <w:tcW w:w="1440" w:type="dxa"/>
            <w:tcMar>
              <w:top w:w="60" w:type="dxa"/>
              <w:left w:w="90" w:type="dxa"/>
              <w:bottom w:w="60" w:type="dxa"/>
              <w:right w:w="90" w:type="dxa"/>
            </w:tcMar>
          </w:tcPr>
          <w:p w14:paraId="52FA302D"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2E"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2F"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30"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31" w14:textId="77777777" w:rsidR="00560B92" w:rsidRDefault="006C69D3">
            <w:pPr>
              <w:spacing w:after="40" w:line="230" w:lineRule="auto"/>
            </w:pPr>
            <w:r>
              <w:rPr>
                <w:b/>
                <w:bCs/>
                <w:sz w:val="18"/>
                <w:szCs w:val="18"/>
              </w:rPr>
              <w:t>WO</w:t>
            </w:r>
          </w:p>
        </w:tc>
      </w:tr>
      <w:tr w:rsidR="00560B92" w14:paraId="52FA3039" w14:textId="77777777">
        <w:tc>
          <w:tcPr>
            <w:tcW w:w="2500" w:type="dxa"/>
            <w:tcMar>
              <w:top w:w="60" w:type="dxa"/>
              <w:left w:w="90" w:type="dxa"/>
              <w:bottom w:w="60" w:type="dxa"/>
              <w:right w:w="90" w:type="dxa"/>
            </w:tcMar>
          </w:tcPr>
          <w:p w14:paraId="52FA3033" w14:textId="77777777" w:rsidR="00560B92" w:rsidRDefault="006C69D3">
            <w:pPr>
              <w:spacing w:after="40" w:line="230" w:lineRule="auto"/>
            </w:pPr>
            <w:r>
              <w:rPr>
                <w:b/>
                <w:bCs/>
                <w:sz w:val="18"/>
                <w:szCs w:val="18"/>
              </w:rPr>
              <w:t>H1 — CSG cybersecurity</w:t>
            </w:r>
          </w:p>
        </w:tc>
        <w:tc>
          <w:tcPr>
            <w:tcW w:w="1440" w:type="dxa"/>
            <w:tcMar>
              <w:top w:w="60" w:type="dxa"/>
              <w:left w:w="90" w:type="dxa"/>
              <w:bottom w:w="60" w:type="dxa"/>
              <w:right w:w="90" w:type="dxa"/>
            </w:tcMar>
          </w:tcPr>
          <w:p w14:paraId="52FA3034"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35"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36"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37"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38" w14:textId="77777777" w:rsidR="00560B92" w:rsidRDefault="006C69D3">
            <w:pPr>
              <w:spacing w:after="40" w:line="230" w:lineRule="auto"/>
            </w:pPr>
            <w:r>
              <w:rPr>
                <w:b/>
                <w:bCs/>
                <w:sz w:val="18"/>
                <w:szCs w:val="18"/>
              </w:rPr>
              <w:t>WO</w:t>
            </w:r>
          </w:p>
        </w:tc>
      </w:tr>
      <w:tr w:rsidR="00560B92" w14:paraId="52FA3040" w14:textId="77777777">
        <w:tc>
          <w:tcPr>
            <w:tcW w:w="2500" w:type="dxa"/>
            <w:tcMar>
              <w:top w:w="60" w:type="dxa"/>
              <w:left w:w="90" w:type="dxa"/>
              <w:bottom w:w="60" w:type="dxa"/>
              <w:right w:w="90" w:type="dxa"/>
            </w:tcMar>
          </w:tcPr>
          <w:p w14:paraId="52FA303A" w14:textId="77777777" w:rsidR="00560B92" w:rsidRDefault="006C69D3">
            <w:pPr>
              <w:spacing w:after="40" w:line="230" w:lineRule="auto"/>
            </w:pPr>
            <w:r>
              <w:rPr>
                <w:b/>
                <w:bCs/>
                <w:sz w:val="18"/>
                <w:szCs w:val="18"/>
              </w:rPr>
              <w:t>H8 — fragmented ops centres</w:t>
            </w:r>
          </w:p>
        </w:tc>
        <w:tc>
          <w:tcPr>
            <w:tcW w:w="1440" w:type="dxa"/>
            <w:tcMar>
              <w:top w:w="60" w:type="dxa"/>
              <w:left w:w="90" w:type="dxa"/>
              <w:bottom w:w="60" w:type="dxa"/>
              <w:right w:w="90" w:type="dxa"/>
            </w:tcMar>
          </w:tcPr>
          <w:p w14:paraId="52FA303B"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3C"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3D" w14:textId="77777777" w:rsidR="00560B92" w:rsidRDefault="006C69D3">
            <w:pPr>
              <w:spacing w:after="40" w:line="230" w:lineRule="auto"/>
            </w:pPr>
            <w:r>
              <w:rPr>
                <w:b/>
                <w:bCs/>
                <w:sz w:val="18"/>
                <w:szCs w:val="18"/>
              </w:rPr>
              <w:t>WO</w:t>
            </w:r>
          </w:p>
        </w:tc>
        <w:tc>
          <w:tcPr>
            <w:tcW w:w="1440" w:type="dxa"/>
            <w:tcMar>
              <w:top w:w="60" w:type="dxa"/>
              <w:left w:w="90" w:type="dxa"/>
              <w:bottom w:w="60" w:type="dxa"/>
              <w:right w:w="90" w:type="dxa"/>
            </w:tcMar>
          </w:tcPr>
          <w:p w14:paraId="52FA303E" w14:textId="77777777" w:rsidR="00560B92" w:rsidRDefault="006C69D3">
            <w:pPr>
              <w:spacing w:after="40" w:line="230" w:lineRule="auto"/>
            </w:pPr>
            <w:r>
              <w:rPr>
                <w:b/>
                <w:bCs/>
                <w:sz w:val="18"/>
                <w:szCs w:val="18"/>
              </w:rPr>
              <w:t>PR</w:t>
            </w:r>
          </w:p>
        </w:tc>
        <w:tc>
          <w:tcPr>
            <w:tcW w:w="1440" w:type="dxa"/>
            <w:tcMar>
              <w:top w:w="60" w:type="dxa"/>
              <w:left w:w="90" w:type="dxa"/>
              <w:bottom w:w="60" w:type="dxa"/>
              <w:right w:w="90" w:type="dxa"/>
            </w:tcMar>
          </w:tcPr>
          <w:p w14:paraId="52FA303F" w14:textId="77777777" w:rsidR="00560B92" w:rsidRDefault="006C69D3">
            <w:pPr>
              <w:spacing w:after="40" w:line="230" w:lineRule="auto"/>
            </w:pPr>
            <w:r>
              <w:rPr>
                <w:b/>
                <w:bCs/>
                <w:sz w:val="18"/>
                <w:szCs w:val="18"/>
              </w:rPr>
              <w:t>WO</w:t>
            </w:r>
          </w:p>
        </w:tc>
      </w:tr>
      <w:tr w:rsidR="00560B92" w14:paraId="52FA3047" w14:textId="77777777">
        <w:tc>
          <w:tcPr>
            <w:tcW w:w="2500" w:type="dxa"/>
            <w:tcMar>
              <w:top w:w="60" w:type="dxa"/>
              <w:left w:w="90" w:type="dxa"/>
              <w:bottom w:w="60" w:type="dxa"/>
              <w:right w:w="90" w:type="dxa"/>
            </w:tcMar>
          </w:tcPr>
          <w:p w14:paraId="52FA3041" w14:textId="77777777" w:rsidR="00560B92" w:rsidRPr="004A2375" w:rsidRDefault="006C69D3">
            <w:pPr>
              <w:spacing w:after="40" w:line="230" w:lineRule="auto"/>
              <w:rPr>
                <w:lang w:val="fr-BE"/>
              </w:rPr>
            </w:pPr>
            <w:r w:rsidRPr="004A2375">
              <w:rPr>
                <w:b/>
                <w:bCs/>
                <w:sz w:val="18"/>
                <w:szCs w:val="18"/>
                <w:lang w:val="fr-BE"/>
              </w:rPr>
              <w:t>A1 — ITAR / non-EU components</w:t>
            </w:r>
          </w:p>
        </w:tc>
        <w:tc>
          <w:tcPr>
            <w:tcW w:w="1440" w:type="dxa"/>
            <w:tcMar>
              <w:top w:w="60" w:type="dxa"/>
              <w:left w:w="90" w:type="dxa"/>
              <w:bottom w:w="60" w:type="dxa"/>
              <w:right w:w="90" w:type="dxa"/>
            </w:tcMar>
          </w:tcPr>
          <w:p w14:paraId="52FA3042"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3"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4"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5"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6" w14:textId="77777777" w:rsidR="00560B92" w:rsidRDefault="006C69D3">
            <w:pPr>
              <w:spacing w:after="40" w:line="230" w:lineRule="auto"/>
            </w:pPr>
            <w:r>
              <w:rPr>
                <w:b/>
                <w:bCs/>
                <w:sz w:val="18"/>
                <w:szCs w:val="18"/>
              </w:rPr>
              <w:t>WO</w:t>
            </w:r>
          </w:p>
        </w:tc>
      </w:tr>
      <w:tr w:rsidR="00560B92" w14:paraId="52FA304E" w14:textId="77777777">
        <w:tc>
          <w:tcPr>
            <w:tcW w:w="2500" w:type="dxa"/>
            <w:tcMar>
              <w:top w:w="60" w:type="dxa"/>
              <w:left w:w="90" w:type="dxa"/>
              <w:bottom w:w="60" w:type="dxa"/>
              <w:right w:w="90" w:type="dxa"/>
            </w:tcMar>
          </w:tcPr>
          <w:p w14:paraId="52FA3048" w14:textId="77777777" w:rsidR="00560B92" w:rsidRPr="004A2375" w:rsidRDefault="006C69D3">
            <w:pPr>
              <w:spacing w:after="40" w:line="230" w:lineRule="auto"/>
              <w:rPr>
                <w:lang w:val="en-US"/>
              </w:rPr>
            </w:pPr>
            <w:r w:rsidRPr="004A2375">
              <w:rPr>
                <w:b/>
                <w:bCs/>
                <w:sz w:val="18"/>
                <w:szCs w:val="18"/>
                <w:lang w:val="en-US"/>
              </w:rPr>
              <w:t>A4 — US TT&amp;C high-power amplifiers</w:t>
            </w:r>
          </w:p>
        </w:tc>
        <w:tc>
          <w:tcPr>
            <w:tcW w:w="1440" w:type="dxa"/>
            <w:tcMar>
              <w:top w:w="60" w:type="dxa"/>
              <w:left w:w="90" w:type="dxa"/>
              <w:bottom w:w="60" w:type="dxa"/>
              <w:right w:w="90" w:type="dxa"/>
            </w:tcMar>
          </w:tcPr>
          <w:p w14:paraId="52FA3049"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A"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B" w14:textId="77777777" w:rsidR="00560B92" w:rsidRDefault="006C69D3">
            <w:pPr>
              <w:spacing w:after="40" w:line="230" w:lineRule="auto"/>
            </w:pPr>
            <w:r>
              <w:rPr>
                <w:b/>
                <w:bCs/>
                <w:sz w:val="18"/>
                <w:szCs w:val="18"/>
              </w:rPr>
              <w:t>WO</w:t>
            </w:r>
          </w:p>
        </w:tc>
        <w:tc>
          <w:tcPr>
            <w:tcW w:w="1440" w:type="dxa"/>
            <w:tcMar>
              <w:top w:w="60" w:type="dxa"/>
              <w:left w:w="90" w:type="dxa"/>
              <w:bottom w:w="60" w:type="dxa"/>
              <w:right w:w="90" w:type="dxa"/>
            </w:tcMar>
          </w:tcPr>
          <w:p w14:paraId="52FA304C" w14:textId="77777777" w:rsidR="00560B92" w:rsidRDefault="006C69D3">
            <w:pPr>
              <w:spacing w:after="40" w:line="230" w:lineRule="auto"/>
            </w:pPr>
            <w:r>
              <w:rPr>
                <w:b/>
                <w:bCs/>
                <w:sz w:val="18"/>
                <w:szCs w:val="18"/>
              </w:rPr>
              <w:t>UN</w:t>
            </w:r>
          </w:p>
        </w:tc>
        <w:tc>
          <w:tcPr>
            <w:tcW w:w="1440" w:type="dxa"/>
            <w:tcMar>
              <w:top w:w="60" w:type="dxa"/>
              <w:left w:w="90" w:type="dxa"/>
              <w:bottom w:w="60" w:type="dxa"/>
              <w:right w:w="90" w:type="dxa"/>
            </w:tcMar>
          </w:tcPr>
          <w:p w14:paraId="52FA304D" w14:textId="77777777" w:rsidR="00560B92" w:rsidRDefault="006C69D3">
            <w:pPr>
              <w:spacing w:after="40" w:line="230" w:lineRule="auto"/>
            </w:pPr>
            <w:r>
              <w:rPr>
                <w:b/>
                <w:bCs/>
                <w:sz w:val="18"/>
                <w:szCs w:val="18"/>
              </w:rPr>
              <w:t>WO</w:t>
            </w:r>
          </w:p>
        </w:tc>
      </w:tr>
    </w:tbl>
    <w:p w14:paraId="52FA304F" w14:textId="4CCA4108" w:rsidR="00560B92" w:rsidRPr="004A2375" w:rsidRDefault="006C69D3">
      <w:pPr>
        <w:spacing w:before="60"/>
        <w:rPr>
          <w:lang w:val="en-US"/>
        </w:rPr>
      </w:pPr>
      <w:r w:rsidRPr="004A2375">
        <w:rPr>
          <w:lang w:val="en-US"/>
        </w:rPr>
        <w:t xml:space="preserve">Reading the matrix: S2 carries the most “RE/PR” entries (broadest resolution) at the cost of coordination; S4 concentrates “PR” on the CSG-centric items it is designed to fix; S3 shows a characteristic split — it eases coverage and cadence but </w:t>
      </w:r>
      <w:r w:rsidRPr="004A2375">
        <w:rPr>
          <w:i/>
          <w:iCs/>
          <w:lang w:val="en-US"/>
        </w:rPr>
        <w:t>worsens</w:t>
      </w:r>
      <w:r w:rsidRPr="004A2375">
        <w:rPr>
          <w:lang w:val="en-US"/>
        </w:rPr>
        <w:t xml:space="preserve"> the dependency and fragmentation items the state steps back from; S1 is almost uniformly “UN” (capability held, nothing resolved); and S5 is almost uniformly “WO” (capability lost). No single scenario resolves the component-level autonomy items (A1, A4) — those require the supply-chain measures identified in the </w:t>
      </w:r>
      <w:r w:rsidR="00E945BD">
        <w:rPr>
          <w:lang w:val="en-US"/>
        </w:rPr>
        <w:t xml:space="preserve">Task </w:t>
      </w:r>
      <w:r w:rsidRPr="004A2375">
        <w:rPr>
          <w:lang w:val="en-US"/>
        </w:rPr>
        <w:t>2.3 strategic-autonomy lens and belong to the recommendations regardless of scenario.</w:t>
      </w:r>
    </w:p>
    <w:p w14:paraId="52FA3050" w14:textId="77777777" w:rsidR="00560B92" w:rsidRPr="004A2375" w:rsidRDefault="006C69D3">
      <w:pPr>
        <w:pStyle w:val="Heading3"/>
        <w:rPr>
          <w:lang w:val="en-US"/>
        </w:rPr>
      </w:pPr>
      <w:r w:rsidRPr="004A2375">
        <w:rPr>
          <w:lang w:val="en-US"/>
        </w:rPr>
        <w:lastRenderedPageBreak/>
        <w:t>5.8.3 Effects on SWOT weaknesses and threats (all infrastructure)</w:t>
      </w:r>
    </w:p>
    <w:p w14:paraId="52FA3051" w14:textId="77777777" w:rsidR="00560B92" w:rsidRPr="004A2375" w:rsidRDefault="006C69D3">
      <w:pPr>
        <w:spacing w:line="264" w:lineRule="auto"/>
        <w:rPr>
          <w:lang w:val="en-US"/>
        </w:rPr>
      </w:pPr>
      <w:r w:rsidRPr="004A2375">
        <w:rPr>
          <w:lang w:val="en-US"/>
        </w:rPr>
        <w:t xml:space="preserve">The draft assessed effects for launch facilities only; here the assessment is extended across all infrastructure types. Weaknesses legend — </w:t>
      </w:r>
      <w:r w:rsidRPr="004A2375">
        <w:rPr>
          <w:b/>
          <w:bCs/>
          <w:lang w:val="en-US"/>
        </w:rPr>
        <w:t>RE</w:t>
      </w:r>
      <w:r w:rsidRPr="004A2375">
        <w:rPr>
          <w:lang w:val="en-US"/>
        </w:rPr>
        <w:t xml:space="preserve"> resolved, </w:t>
      </w:r>
      <w:r w:rsidRPr="004A2375">
        <w:rPr>
          <w:b/>
          <w:bCs/>
          <w:lang w:val="en-US"/>
        </w:rPr>
        <w:t>PR</w:t>
      </w:r>
      <w:r w:rsidRPr="004A2375">
        <w:rPr>
          <w:lang w:val="en-US"/>
        </w:rPr>
        <w:t xml:space="preserve"> partly resolved, </w:t>
      </w:r>
      <w:r w:rsidRPr="004A2375">
        <w:rPr>
          <w:b/>
          <w:bCs/>
          <w:lang w:val="en-US"/>
        </w:rPr>
        <w:t>UN</w:t>
      </w:r>
      <w:r w:rsidRPr="004A2375">
        <w:rPr>
          <w:lang w:val="en-US"/>
        </w:rPr>
        <w:t xml:space="preserve"> unaffected, </w:t>
      </w:r>
      <w:r w:rsidRPr="004A2375">
        <w:rPr>
          <w:b/>
          <w:bCs/>
          <w:lang w:val="en-US"/>
        </w:rPr>
        <w:t>WO</w:t>
      </w:r>
      <w:r w:rsidRPr="004A2375">
        <w:rPr>
          <w:lang w:val="en-US"/>
        </w:rPr>
        <w:t xml:space="preserve"> worsened.</w:t>
      </w:r>
    </w:p>
    <w:p w14:paraId="52FA3052" w14:textId="77777777" w:rsidR="00560B92" w:rsidRPr="004A2375" w:rsidRDefault="006C69D3">
      <w:pPr>
        <w:spacing w:before="160" w:after="80"/>
        <w:rPr>
          <w:lang w:val="en-US"/>
        </w:rPr>
      </w:pPr>
      <w:r w:rsidRPr="004A2375">
        <w:rPr>
          <w:b/>
          <w:bCs/>
          <w:color w:val="1F3864"/>
          <w:sz w:val="18"/>
          <w:szCs w:val="18"/>
          <w:lang w:val="en-US"/>
        </w:rPr>
        <w:t>Table 5.11 – Effect of scenarios on SWOT weaknesses (all infrastructure)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60"/>
        <w:gridCol w:w="1360"/>
        <w:gridCol w:w="1360"/>
        <w:gridCol w:w="1360"/>
        <w:gridCol w:w="1360"/>
      </w:tblGrid>
      <w:tr w:rsidR="00560B92" w14:paraId="52FA3059" w14:textId="77777777">
        <w:trPr>
          <w:tblHeader/>
        </w:trPr>
        <w:tc>
          <w:tcPr>
            <w:tcW w:w="2900" w:type="dxa"/>
            <w:shd w:val="clear" w:color="auto" w:fill="1F3864"/>
            <w:tcMar>
              <w:top w:w="60" w:type="dxa"/>
              <w:left w:w="90" w:type="dxa"/>
              <w:bottom w:w="60" w:type="dxa"/>
              <w:right w:w="90" w:type="dxa"/>
            </w:tcMar>
            <w:vAlign w:val="center"/>
          </w:tcPr>
          <w:p w14:paraId="52FA3053" w14:textId="77777777" w:rsidR="00560B92" w:rsidRDefault="006C69D3">
            <w:pPr>
              <w:spacing w:after="0"/>
            </w:pPr>
            <w:r>
              <w:rPr>
                <w:b/>
                <w:bCs/>
                <w:color w:val="FFFFFF"/>
                <w:sz w:val="18"/>
                <w:szCs w:val="18"/>
              </w:rPr>
              <w:t>Weakness (infrastructure)</w:t>
            </w:r>
          </w:p>
        </w:tc>
        <w:tc>
          <w:tcPr>
            <w:tcW w:w="1360" w:type="dxa"/>
            <w:shd w:val="clear" w:color="auto" w:fill="1F3864"/>
            <w:tcMar>
              <w:top w:w="60" w:type="dxa"/>
              <w:left w:w="90" w:type="dxa"/>
              <w:bottom w:w="60" w:type="dxa"/>
              <w:right w:w="90" w:type="dxa"/>
            </w:tcMar>
            <w:vAlign w:val="center"/>
          </w:tcPr>
          <w:p w14:paraId="52FA3054" w14:textId="77777777" w:rsidR="00560B92" w:rsidRDefault="006C69D3">
            <w:pPr>
              <w:spacing w:after="0"/>
            </w:pPr>
            <w:r>
              <w:rPr>
                <w:b/>
                <w:bCs/>
                <w:color w:val="FFFFFF"/>
                <w:sz w:val="18"/>
                <w:szCs w:val="18"/>
              </w:rPr>
              <w:t>S1</w:t>
            </w:r>
          </w:p>
        </w:tc>
        <w:tc>
          <w:tcPr>
            <w:tcW w:w="1360" w:type="dxa"/>
            <w:shd w:val="clear" w:color="auto" w:fill="1F3864"/>
            <w:tcMar>
              <w:top w:w="60" w:type="dxa"/>
              <w:left w:w="90" w:type="dxa"/>
              <w:bottom w:w="60" w:type="dxa"/>
              <w:right w:w="90" w:type="dxa"/>
            </w:tcMar>
            <w:vAlign w:val="center"/>
          </w:tcPr>
          <w:p w14:paraId="52FA3055" w14:textId="77777777" w:rsidR="00560B92" w:rsidRDefault="006C69D3">
            <w:pPr>
              <w:spacing w:after="0"/>
            </w:pPr>
            <w:r>
              <w:rPr>
                <w:b/>
                <w:bCs/>
                <w:color w:val="FFFFFF"/>
                <w:sz w:val="18"/>
                <w:szCs w:val="18"/>
              </w:rPr>
              <w:t>S2</w:t>
            </w:r>
          </w:p>
        </w:tc>
        <w:tc>
          <w:tcPr>
            <w:tcW w:w="1360" w:type="dxa"/>
            <w:shd w:val="clear" w:color="auto" w:fill="1F3864"/>
            <w:tcMar>
              <w:top w:w="60" w:type="dxa"/>
              <w:left w:w="90" w:type="dxa"/>
              <w:bottom w:w="60" w:type="dxa"/>
              <w:right w:w="90" w:type="dxa"/>
            </w:tcMar>
            <w:vAlign w:val="center"/>
          </w:tcPr>
          <w:p w14:paraId="52FA3056" w14:textId="77777777" w:rsidR="00560B92" w:rsidRDefault="006C69D3">
            <w:pPr>
              <w:spacing w:after="0"/>
            </w:pPr>
            <w:r>
              <w:rPr>
                <w:b/>
                <w:bCs/>
                <w:color w:val="FFFFFF"/>
                <w:sz w:val="18"/>
                <w:szCs w:val="18"/>
              </w:rPr>
              <w:t>S3</w:t>
            </w:r>
          </w:p>
        </w:tc>
        <w:tc>
          <w:tcPr>
            <w:tcW w:w="1360" w:type="dxa"/>
            <w:shd w:val="clear" w:color="auto" w:fill="1F3864"/>
            <w:tcMar>
              <w:top w:w="60" w:type="dxa"/>
              <w:left w:w="90" w:type="dxa"/>
              <w:bottom w:w="60" w:type="dxa"/>
              <w:right w:w="90" w:type="dxa"/>
            </w:tcMar>
            <w:vAlign w:val="center"/>
          </w:tcPr>
          <w:p w14:paraId="52FA3057" w14:textId="77777777" w:rsidR="00560B92" w:rsidRDefault="006C69D3">
            <w:pPr>
              <w:spacing w:after="0"/>
            </w:pPr>
            <w:r>
              <w:rPr>
                <w:b/>
                <w:bCs/>
                <w:color w:val="FFFFFF"/>
                <w:sz w:val="18"/>
                <w:szCs w:val="18"/>
              </w:rPr>
              <w:t>S4</w:t>
            </w:r>
          </w:p>
        </w:tc>
        <w:tc>
          <w:tcPr>
            <w:tcW w:w="1360" w:type="dxa"/>
            <w:shd w:val="clear" w:color="auto" w:fill="1F3864"/>
            <w:tcMar>
              <w:top w:w="60" w:type="dxa"/>
              <w:left w:w="90" w:type="dxa"/>
              <w:bottom w:w="60" w:type="dxa"/>
              <w:right w:w="90" w:type="dxa"/>
            </w:tcMar>
            <w:vAlign w:val="center"/>
          </w:tcPr>
          <w:p w14:paraId="52FA3058" w14:textId="77777777" w:rsidR="00560B92" w:rsidRDefault="006C69D3">
            <w:pPr>
              <w:spacing w:after="0"/>
            </w:pPr>
            <w:r>
              <w:rPr>
                <w:b/>
                <w:bCs/>
                <w:color w:val="FFFFFF"/>
                <w:sz w:val="18"/>
                <w:szCs w:val="18"/>
              </w:rPr>
              <w:t>S5</w:t>
            </w:r>
          </w:p>
        </w:tc>
      </w:tr>
      <w:tr w:rsidR="00560B92" w14:paraId="52FA3060" w14:textId="77777777">
        <w:tc>
          <w:tcPr>
            <w:tcW w:w="2900" w:type="dxa"/>
            <w:tcMar>
              <w:top w:w="60" w:type="dxa"/>
              <w:left w:w="90" w:type="dxa"/>
              <w:bottom w:w="60" w:type="dxa"/>
              <w:right w:w="90" w:type="dxa"/>
            </w:tcMar>
          </w:tcPr>
          <w:p w14:paraId="52FA305A" w14:textId="77777777" w:rsidR="00560B92" w:rsidRPr="004A2375" w:rsidRDefault="006C69D3">
            <w:pPr>
              <w:spacing w:after="40" w:line="230" w:lineRule="auto"/>
              <w:rPr>
                <w:lang w:val="en-US"/>
              </w:rPr>
            </w:pPr>
            <w:r w:rsidRPr="004A2375">
              <w:rPr>
                <w:b/>
                <w:bCs/>
                <w:sz w:val="18"/>
                <w:szCs w:val="18"/>
                <w:lang w:val="en-US"/>
              </w:rPr>
              <w:t>Launch — single heavy/low-incl site (B1)</w:t>
            </w:r>
          </w:p>
        </w:tc>
        <w:tc>
          <w:tcPr>
            <w:tcW w:w="1360" w:type="dxa"/>
            <w:tcMar>
              <w:top w:w="60" w:type="dxa"/>
              <w:left w:w="90" w:type="dxa"/>
              <w:bottom w:w="60" w:type="dxa"/>
              <w:right w:w="90" w:type="dxa"/>
            </w:tcMar>
          </w:tcPr>
          <w:p w14:paraId="52FA305B"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5C"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5D"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5E"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5F" w14:textId="77777777" w:rsidR="00560B92" w:rsidRDefault="006C69D3">
            <w:pPr>
              <w:spacing w:after="40" w:line="230" w:lineRule="auto"/>
            </w:pPr>
            <w:r>
              <w:rPr>
                <w:b/>
                <w:bCs/>
                <w:sz w:val="18"/>
                <w:szCs w:val="18"/>
              </w:rPr>
              <w:t>WO</w:t>
            </w:r>
          </w:p>
        </w:tc>
      </w:tr>
      <w:tr w:rsidR="00560B92" w14:paraId="52FA3067" w14:textId="77777777">
        <w:tc>
          <w:tcPr>
            <w:tcW w:w="2900" w:type="dxa"/>
            <w:tcMar>
              <w:top w:w="60" w:type="dxa"/>
              <w:left w:w="90" w:type="dxa"/>
              <w:bottom w:w="60" w:type="dxa"/>
              <w:right w:w="90" w:type="dxa"/>
            </w:tcMar>
          </w:tcPr>
          <w:p w14:paraId="52FA3061" w14:textId="77777777" w:rsidR="00560B92" w:rsidRPr="004A2375" w:rsidRDefault="006C69D3">
            <w:pPr>
              <w:spacing w:after="40" w:line="230" w:lineRule="auto"/>
              <w:rPr>
                <w:lang w:val="en-US"/>
              </w:rPr>
            </w:pPr>
            <w:r w:rsidRPr="004A2375">
              <w:rPr>
                <w:b/>
                <w:bCs/>
                <w:sz w:val="18"/>
                <w:szCs w:val="18"/>
                <w:lang w:val="en-US"/>
              </w:rPr>
              <w:t>Launch — no any-inclination back-up (B4)</w:t>
            </w:r>
          </w:p>
        </w:tc>
        <w:tc>
          <w:tcPr>
            <w:tcW w:w="1360" w:type="dxa"/>
            <w:tcMar>
              <w:top w:w="60" w:type="dxa"/>
              <w:left w:w="90" w:type="dxa"/>
              <w:bottom w:w="60" w:type="dxa"/>
              <w:right w:w="90" w:type="dxa"/>
            </w:tcMar>
          </w:tcPr>
          <w:p w14:paraId="52FA3062"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63" w14:textId="1868FE59" w:rsidR="00560B92" w:rsidRDefault="00CA5CE4">
            <w:pPr>
              <w:spacing w:after="40" w:line="230" w:lineRule="auto"/>
            </w:pPr>
            <w:r>
              <w:rPr>
                <w:b/>
                <w:bCs/>
                <w:sz w:val="18"/>
                <w:szCs w:val="18"/>
              </w:rPr>
              <w:t>UN</w:t>
            </w:r>
          </w:p>
        </w:tc>
        <w:tc>
          <w:tcPr>
            <w:tcW w:w="1360" w:type="dxa"/>
            <w:tcMar>
              <w:top w:w="60" w:type="dxa"/>
              <w:left w:w="90" w:type="dxa"/>
              <w:bottom w:w="60" w:type="dxa"/>
              <w:right w:w="90" w:type="dxa"/>
            </w:tcMar>
          </w:tcPr>
          <w:p w14:paraId="52FA3064"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65" w14:textId="0EF24F5D" w:rsidR="00560B92" w:rsidRDefault="00CA5CE4">
            <w:pPr>
              <w:spacing w:after="40" w:line="230" w:lineRule="auto"/>
            </w:pPr>
            <w:r>
              <w:rPr>
                <w:b/>
                <w:bCs/>
                <w:sz w:val="18"/>
                <w:szCs w:val="18"/>
              </w:rPr>
              <w:t>RE</w:t>
            </w:r>
          </w:p>
        </w:tc>
        <w:tc>
          <w:tcPr>
            <w:tcW w:w="1360" w:type="dxa"/>
            <w:tcMar>
              <w:top w:w="60" w:type="dxa"/>
              <w:left w:w="90" w:type="dxa"/>
              <w:bottom w:w="60" w:type="dxa"/>
              <w:right w:w="90" w:type="dxa"/>
            </w:tcMar>
          </w:tcPr>
          <w:p w14:paraId="52FA3066" w14:textId="77777777" w:rsidR="00560B92" w:rsidRDefault="006C69D3">
            <w:pPr>
              <w:spacing w:after="40" w:line="230" w:lineRule="auto"/>
            </w:pPr>
            <w:r>
              <w:rPr>
                <w:b/>
                <w:bCs/>
                <w:sz w:val="18"/>
                <w:szCs w:val="18"/>
              </w:rPr>
              <w:t>WO</w:t>
            </w:r>
          </w:p>
        </w:tc>
      </w:tr>
      <w:tr w:rsidR="00560B92" w14:paraId="52FA306E" w14:textId="77777777">
        <w:tc>
          <w:tcPr>
            <w:tcW w:w="2900" w:type="dxa"/>
            <w:tcMar>
              <w:top w:w="60" w:type="dxa"/>
              <w:left w:w="90" w:type="dxa"/>
              <w:bottom w:w="60" w:type="dxa"/>
              <w:right w:w="90" w:type="dxa"/>
            </w:tcMar>
          </w:tcPr>
          <w:p w14:paraId="52FA3068" w14:textId="77777777" w:rsidR="00560B92" w:rsidRPr="004A2375" w:rsidRDefault="006C69D3">
            <w:pPr>
              <w:spacing w:after="40" w:line="230" w:lineRule="auto"/>
              <w:rPr>
                <w:lang w:val="en-US"/>
              </w:rPr>
            </w:pPr>
            <w:r w:rsidRPr="004A2375">
              <w:rPr>
                <w:b/>
                <w:bCs/>
                <w:sz w:val="18"/>
                <w:szCs w:val="18"/>
                <w:lang w:val="en-US"/>
              </w:rPr>
              <w:t>Launch — low cadence / congestion (C5, B14)</w:t>
            </w:r>
          </w:p>
        </w:tc>
        <w:tc>
          <w:tcPr>
            <w:tcW w:w="1360" w:type="dxa"/>
            <w:tcMar>
              <w:top w:w="60" w:type="dxa"/>
              <w:left w:w="90" w:type="dxa"/>
              <w:bottom w:w="60" w:type="dxa"/>
              <w:right w:w="90" w:type="dxa"/>
            </w:tcMar>
          </w:tcPr>
          <w:p w14:paraId="52FA3069"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6A"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6B"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6C"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6D" w14:textId="77777777" w:rsidR="00560B92" w:rsidRDefault="006C69D3">
            <w:pPr>
              <w:spacing w:after="40" w:line="230" w:lineRule="auto"/>
            </w:pPr>
            <w:r>
              <w:rPr>
                <w:b/>
                <w:bCs/>
                <w:sz w:val="18"/>
                <w:szCs w:val="18"/>
              </w:rPr>
              <w:t>WO</w:t>
            </w:r>
          </w:p>
        </w:tc>
      </w:tr>
      <w:tr w:rsidR="00560B92" w14:paraId="52FA3075" w14:textId="77777777">
        <w:tc>
          <w:tcPr>
            <w:tcW w:w="2900" w:type="dxa"/>
            <w:tcMar>
              <w:top w:w="60" w:type="dxa"/>
              <w:left w:w="90" w:type="dxa"/>
              <w:bottom w:w="60" w:type="dxa"/>
              <w:right w:w="90" w:type="dxa"/>
            </w:tcMar>
          </w:tcPr>
          <w:p w14:paraId="52FA306F" w14:textId="77777777" w:rsidR="00560B92" w:rsidRPr="004A2375" w:rsidRDefault="006C69D3">
            <w:pPr>
              <w:spacing w:after="40" w:line="230" w:lineRule="auto"/>
              <w:rPr>
                <w:lang w:val="en-US"/>
              </w:rPr>
            </w:pPr>
            <w:r w:rsidRPr="004A2375">
              <w:rPr>
                <w:b/>
                <w:bCs/>
                <w:sz w:val="18"/>
                <w:szCs w:val="18"/>
                <w:lang w:val="en-US"/>
              </w:rPr>
              <w:t>Testing — cryo &amp; solid single points (B11, B12)</w:t>
            </w:r>
          </w:p>
        </w:tc>
        <w:tc>
          <w:tcPr>
            <w:tcW w:w="1360" w:type="dxa"/>
            <w:tcMar>
              <w:top w:w="60" w:type="dxa"/>
              <w:left w:w="90" w:type="dxa"/>
              <w:bottom w:w="60" w:type="dxa"/>
              <w:right w:w="90" w:type="dxa"/>
            </w:tcMar>
          </w:tcPr>
          <w:p w14:paraId="52FA3070"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71"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72"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73"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74" w14:textId="77777777" w:rsidR="00560B92" w:rsidRDefault="006C69D3">
            <w:pPr>
              <w:spacing w:after="40" w:line="230" w:lineRule="auto"/>
            </w:pPr>
            <w:r>
              <w:rPr>
                <w:b/>
                <w:bCs/>
                <w:sz w:val="18"/>
                <w:szCs w:val="18"/>
              </w:rPr>
              <w:t>WO</w:t>
            </w:r>
          </w:p>
        </w:tc>
      </w:tr>
      <w:tr w:rsidR="00560B92" w14:paraId="52FA307C" w14:textId="77777777">
        <w:tc>
          <w:tcPr>
            <w:tcW w:w="2900" w:type="dxa"/>
            <w:tcMar>
              <w:top w:w="60" w:type="dxa"/>
              <w:left w:w="90" w:type="dxa"/>
              <w:bottom w:w="60" w:type="dxa"/>
              <w:right w:w="90" w:type="dxa"/>
            </w:tcMar>
          </w:tcPr>
          <w:p w14:paraId="52FA3076" w14:textId="77777777" w:rsidR="00560B92" w:rsidRPr="004A2375" w:rsidRDefault="006C69D3">
            <w:pPr>
              <w:spacing w:after="40" w:line="230" w:lineRule="auto"/>
              <w:rPr>
                <w:lang w:val="en-US"/>
              </w:rPr>
            </w:pPr>
            <w:r w:rsidRPr="004A2375">
              <w:rPr>
                <w:b/>
                <w:bCs/>
                <w:sz w:val="18"/>
                <w:szCs w:val="18"/>
                <w:lang w:val="en-US"/>
              </w:rPr>
              <w:t>Manufacturing — single-thread chains (C1, C8)</w:t>
            </w:r>
          </w:p>
        </w:tc>
        <w:tc>
          <w:tcPr>
            <w:tcW w:w="1360" w:type="dxa"/>
            <w:tcMar>
              <w:top w:w="60" w:type="dxa"/>
              <w:left w:w="90" w:type="dxa"/>
              <w:bottom w:w="60" w:type="dxa"/>
              <w:right w:w="90" w:type="dxa"/>
            </w:tcMar>
          </w:tcPr>
          <w:p w14:paraId="52FA3077"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78"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79"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7A"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7B" w14:textId="77777777" w:rsidR="00560B92" w:rsidRDefault="006C69D3">
            <w:pPr>
              <w:spacing w:after="40" w:line="230" w:lineRule="auto"/>
            </w:pPr>
            <w:r>
              <w:rPr>
                <w:b/>
                <w:bCs/>
                <w:sz w:val="18"/>
                <w:szCs w:val="18"/>
              </w:rPr>
              <w:t>WO</w:t>
            </w:r>
          </w:p>
        </w:tc>
      </w:tr>
      <w:tr w:rsidR="00560B92" w14:paraId="52FA3083" w14:textId="77777777">
        <w:tc>
          <w:tcPr>
            <w:tcW w:w="2900" w:type="dxa"/>
            <w:tcMar>
              <w:top w:w="60" w:type="dxa"/>
              <w:left w:w="90" w:type="dxa"/>
              <w:bottom w:w="60" w:type="dxa"/>
              <w:right w:w="90" w:type="dxa"/>
            </w:tcMar>
          </w:tcPr>
          <w:p w14:paraId="52FA307D" w14:textId="77777777" w:rsidR="00560B92" w:rsidRPr="004A2375" w:rsidRDefault="006C69D3">
            <w:pPr>
              <w:spacing w:after="40" w:line="230" w:lineRule="auto"/>
              <w:rPr>
                <w:lang w:val="en-US"/>
              </w:rPr>
            </w:pPr>
            <w:r w:rsidRPr="004A2375">
              <w:rPr>
                <w:b/>
                <w:bCs/>
                <w:sz w:val="18"/>
                <w:szCs w:val="18"/>
                <w:lang w:val="en-US"/>
              </w:rPr>
              <w:t>TT&amp;C — no harmonised safety / relay (E11, B5)</w:t>
            </w:r>
          </w:p>
        </w:tc>
        <w:tc>
          <w:tcPr>
            <w:tcW w:w="1360" w:type="dxa"/>
            <w:tcMar>
              <w:top w:w="60" w:type="dxa"/>
              <w:left w:w="90" w:type="dxa"/>
              <w:bottom w:w="60" w:type="dxa"/>
              <w:right w:w="90" w:type="dxa"/>
            </w:tcMar>
          </w:tcPr>
          <w:p w14:paraId="52FA307E"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7F"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80"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81"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82" w14:textId="77777777" w:rsidR="00560B92" w:rsidRDefault="006C69D3">
            <w:pPr>
              <w:spacing w:after="40" w:line="230" w:lineRule="auto"/>
            </w:pPr>
            <w:r>
              <w:rPr>
                <w:b/>
                <w:bCs/>
                <w:sz w:val="18"/>
                <w:szCs w:val="18"/>
              </w:rPr>
              <w:t>WO</w:t>
            </w:r>
          </w:p>
        </w:tc>
      </w:tr>
      <w:tr w:rsidR="00560B92" w14:paraId="52FA308A" w14:textId="77777777">
        <w:tc>
          <w:tcPr>
            <w:tcW w:w="2900" w:type="dxa"/>
            <w:tcMar>
              <w:top w:w="60" w:type="dxa"/>
              <w:left w:w="90" w:type="dxa"/>
              <w:bottom w:w="60" w:type="dxa"/>
              <w:right w:w="90" w:type="dxa"/>
            </w:tcMar>
          </w:tcPr>
          <w:p w14:paraId="52FA3084" w14:textId="77777777" w:rsidR="00560B92" w:rsidRPr="004A2375" w:rsidRDefault="006C69D3">
            <w:pPr>
              <w:spacing w:after="40" w:line="230" w:lineRule="auto"/>
              <w:rPr>
                <w:lang w:val="en-US"/>
              </w:rPr>
            </w:pPr>
            <w:r w:rsidRPr="004A2375">
              <w:rPr>
                <w:b/>
                <w:bCs/>
                <w:sz w:val="18"/>
                <w:szCs w:val="18"/>
                <w:lang w:val="en-US"/>
              </w:rPr>
              <w:t>Transport — sealift chokepoint (D1, D2)</w:t>
            </w:r>
          </w:p>
        </w:tc>
        <w:tc>
          <w:tcPr>
            <w:tcW w:w="1360" w:type="dxa"/>
            <w:tcMar>
              <w:top w:w="60" w:type="dxa"/>
              <w:left w:w="90" w:type="dxa"/>
              <w:bottom w:w="60" w:type="dxa"/>
              <w:right w:w="90" w:type="dxa"/>
            </w:tcMar>
          </w:tcPr>
          <w:p w14:paraId="52FA3085"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86"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87"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88"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89" w14:textId="77777777" w:rsidR="00560B92" w:rsidRDefault="006C69D3">
            <w:pPr>
              <w:spacing w:after="40" w:line="230" w:lineRule="auto"/>
            </w:pPr>
            <w:r>
              <w:rPr>
                <w:b/>
                <w:bCs/>
                <w:sz w:val="18"/>
                <w:szCs w:val="18"/>
              </w:rPr>
              <w:t>WO</w:t>
            </w:r>
          </w:p>
        </w:tc>
      </w:tr>
      <w:tr w:rsidR="00560B92" w14:paraId="52FA3091" w14:textId="77777777">
        <w:tc>
          <w:tcPr>
            <w:tcW w:w="2900" w:type="dxa"/>
            <w:tcMar>
              <w:top w:w="60" w:type="dxa"/>
              <w:left w:w="90" w:type="dxa"/>
              <w:bottom w:w="60" w:type="dxa"/>
              <w:right w:w="90" w:type="dxa"/>
            </w:tcMar>
          </w:tcPr>
          <w:p w14:paraId="52FA308B" w14:textId="77777777" w:rsidR="00560B92" w:rsidRDefault="006C69D3">
            <w:pPr>
              <w:spacing w:after="40" w:line="230" w:lineRule="auto"/>
            </w:pPr>
            <w:r>
              <w:rPr>
                <w:b/>
                <w:bCs/>
                <w:sz w:val="18"/>
                <w:szCs w:val="18"/>
              </w:rPr>
              <w:t>Operations — fragmented centres (H8)</w:t>
            </w:r>
          </w:p>
        </w:tc>
        <w:tc>
          <w:tcPr>
            <w:tcW w:w="1360" w:type="dxa"/>
            <w:tcMar>
              <w:top w:w="60" w:type="dxa"/>
              <w:left w:w="90" w:type="dxa"/>
              <w:bottom w:w="60" w:type="dxa"/>
              <w:right w:w="90" w:type="dxa"/>
            </w:tcMar>
          </w:tcPr>
          <w:p w14:paraId="52FA308C"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8D"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8E" w14:textId="77777777" w:rsidR="00560B92" w:rsidRDefault="006C69D3">
            <w:pPr>
              <w:spacing w:after="40" w:line="230" w:lineRule="auto"/>
            </w:pPr>
            <w:r>
              <w:rPr>
                <w:b/>
                <w:bCs/>
                <w:sz w:val="18"/>
                <w:szCs w:val="18"/>
              </w:rPr>
              <w:t>WO</w:t>
            </w:r>
          </w:p>
        </w:tc>
        <w:tc>
          <w:tcPr>
            <w:tcW w:w="1360" w:type="dxa"/>
            <w:tcMar>
              <w:top w:w="60" w:type="dxa"/>
              <w:left w:w="90" w:type="dxa"/>
              <w:bottom w:w="60" w:type="dxa"/>
              <w:right w:w="90" w:type="dxa"/>
            </w:tcMar>
          </w:tcPr>
          <w:p w14:paraId="52FA308F"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90" w14:textId="77777777" w:rsidR="00560B92" w:rsidRDefault="006C69D3">
            <w:pPr>
              <w:spacing w:after="40" w:line="230" w:lineRule="auto"/>
            </w:pPr>
            <w:r>
              <w:rPr>
                <w:b/>
                <w:bCs/>
                <w:sz w:val="18"/>
                <w:szCs w:val="18"/>
              </w:rPr>
              <w:t>WO</w:t>
            </w:r>
          </w:p>
        </w:tc>
      </w:tr>
      <w:tr w:rsidR="00560B92" w14:paraId="52FA3098" w14:textId="77777777">
        <w:tc>
          <w:tcPr>
            <w:tcW w:w="2900" w:type="dxa"/>
            <w:tcMar>
              <w:top w:w="60" w:type="dxa"/>
              <w:left w:w="90" w:type="dxa"/>
              <w:bottom w:w="60" w:type="dxa"/>
              <w:right w:w="90" w:type="dxa"/>
            </w:tcMar>
          </w:tcPr>
          <w:p w14:paraId="52FA3092" w14:textId="77777777" w:rsidR="00560B92" w:rsidRPr="004A2375" w:rsidRDefault="006C69D3">
            <w:pPr>
              <w:spacing w:after="40" w:line="230" w:lineRule="auto"/>
              <w:rPr>
                <w:lang w:val="fr-BE"/>
              </w:rPr>
            </w:pPr>
            <w:r w:rsidRPr="004A2375">
              <w:rPr>
                <w:b/>
                <w:bCs/>
                <w:sz w:val="18"/>
                <w:szCs w:val="18"/>
                <w:lang w:val="fr-BE"/>
              </w:rPr>
              <w:t>Financial — anchor-tenant / distortion (F10, F14)</w:t>
            </w:r>
          </w:p>
        </w:tc>
        <w:tc>
          <w:tcPr>
            <w:tcW w:w="1360" w:type="dxa"/>
            <w:tcMar>
              <w:top w:w="60" w:type="dxa"/>
              <w:left w:w="90" w:type="dxa"/>
              <w:bottom w:w="60" w:type="dxa"/>
              <w:right w:w="90" w:type="dxa"/>
            </w:tcMar>
          </w:tcPr>
          <w:p w14:paraId="52FA3093"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94"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95"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96"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97" w14:textId="77777777" w:rsidR="00560B92" w:rsidRDefault="006C69D3">
            <w:pPr>
              <w:spacing w:after="40" w:line="230" w:lineRule="auto"/>
            </w:pPr>
            <w:r>
              <w:rPr>
                <w:b/>
                <w:bCs/>
                <w:sz w:val="18"/>
                <w:szCs w:val="18"/>
              </w:rPr>
              <w:t>WO</w:t>
            </w:r>
          </w:p>
        </w:tc>
      </w:tr>
      <w:tr w:rsidR="00560B92" w14:paraId="52FA309F" w14:textId="77777777">
        <w:tc>
          <w:tcPr>
            <w:tcW w:w="2900" w:type="dxa"/>
            <w:tcMar>
              <w:top w:w="60" w:type="dxa"/>
              <w:left w:w="90" w:type="dxa"/>
              <w:bottom w:w="60" w:type="dxa"/>
              <w:right w:w="90" w:type="dxa"/>
            </w:tcMar>
          </w:tcPr>
          <w:p w14:paraId="52FA3099" w14:textId="77777777" w:rsidR="00560B92" w:rsidRPr="004A2375" w:rsidRDefault="006C69D3">
            <w:pPr>
              <w:spacing w:after="40" w:line="230" w:lineRule="auto"/>
              <w:rPr>
                <w:lang w:val="en-US"/>
              </w:rPr>
            </w:pPr>
            <w:r w:rsidRPr="004A2375">
              <w:rPr>
                <w:b/>
                <w:bCs/>
                <w:sz w:val="18"/>
                <w:szCs w:val="18"/>
                <w:lang w:val="en-US"/>
              </w:rPr>
              <w:t>Governance — fragmented licensing (E1, E2)</w:t>
            </w:r>
          </w:p>
        </w:tc>
        <w:tc>
          <w:tcPr>
            <w:tcW w:w="1360" w:type="dxa"/>
            <w:tcMar>
              <w:top w:w="60" w:type="dxa"/>
              <w:left w:w="90" w:type="dxa"/>
              <w:bottom w:w="60" w:type="dxa"/>
              <w:right w:w="90" w:type="dxa"/>
            </w:tcMar>
          </w:tcPr>
          <w:p w14:paraId="52FA309A"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9B"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9C"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9D" w14:textId="00DB4AA7" w:rsidR="00560B92" w:rsidRDefault="00CA5CE4">
            <w:pPr>
              <w:spacing w:after="40" w:line="230" w:lineRule="auto"/>
            </w:pPr>
            <w:r>
              <w:rPr>
                <w:b/>
                <w:bCs/>
                <w:sz w:val="18"/>
                <w:szCs w:val="18"/>
              </w:rPr>
              <w:t>PR</w:t>
            </w:r>
          </w:p>
        </w:tc>
        <w:tc>
          <w:tcPr>
            <w:tcW w:w="1360" w:type="dxa"/>
            <w:tcMar>
              <w:top w:w="60" w:type="dxa"/>
              <w:left w:w="90" w:type="dxa"/>
              <w:bottom w:w="60" w:type="dxa"/>
              <w:right w:w="90" w:type="dxa"/>
            </w:tcMar>
          </w:tcPr>
          <w:p w14:paraId="52FA309E" w14:textId="77777777" w:rsidR="00560B92" w:rsidRDefault="006C69D3">
            <w:pPr>
              <w:spacing w:after="40" w:line="230" w:lineRule="auto"/>
            </w:pPr>
            <w:r>
              <w:rPr>
                <w:b/>
                <w:bCs/>
                <w:sz w:val="18"/>
                <w:szCs w:val="18"/>
              </w:rPr>
              <w:t>UN</w:t>
            </w:r>
          </w:p>
        </w:tc>
      </w:tr>
      <w:tr w:rsidR="00560B92" w14:paraId="52FA30A6" w14:textId="77777777">
        <w:tc>
          <w:tcPr>
            <w:tcW w:w="2900" w:type="dxa"/>
            <w:tcMar>
              <w:top w:w="60" w:type="dxa"/>
              <w:left w:w="90" w:type="dxa"/>
              <w:bottom w:w="60" w:type="dxa"/>
              <w:right w:w="90" w:type="dxa"/>
            </w:tcMar>
          </w:tcPr>
          <w:p w14:paraId="52FA30A0" w14:textId="77777777" w:rsidR="00560B92" w:rsidRDefault="006C69D3">
            <w:pPr>
              <w:spacing w:after="40" w:line="230" w:lineRule="auto"/>
            </w:pPr>
            <w:r>
              <w:rPr>
                <w:b/>
                <w:bCs/>
                <w:sz w:val="18"/>
                <w:szCs w:val="18"/>
              </w:rPr>
              <w:t>Skills — specialist shortage (G1)</w:t>
            </w:r>
          </w:p>
        </w:tc>
        <w:tc>
          <w:tcPr>
            <w:tcW w:w="1360" w:type="dxa"/>
            <w:tcMar>
              <w:top w:w="60" w:type="dxa"/>
              <w:left w:w="90" w:type="dxa"/>
              <w:bottom w:w="60" w:type="dxa"/>
              <w:right w:w="90" w:type="dxa"/>
            </w:tcMar>
          </w:tcPr>
          <w:p w14:paraId="52FA30A1"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A2"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A3" w14:textId="77777777" w:rsidR="00560B92" w:rsidRDefault="006C69D3">
            <w:pPr>
              <w:spacing w:after="40" w:line="230" w:lineRule="auto"/>
            </w:pPr>
            <w:r>
              <w:rPr>
                <w:b/>
                <w:bCs/>
                <w:sz w:val="18"/>
                <w:szCs w:val="18"/>
              </w:rPr>
              <w:t>UN</w:t>
            </w:r>
          </w:p>
        </w:tc>
        <w:tc>
          <w:tcPr>
            <w:tcW w:w="1360" w:type="dxa"/>
            <w:tcMar>
              <w:top w:w="60" w:type="dxa"/>
              <w:left w:w="90" w:type="dxa"/>
              <w:bottom w:w="60" w:type="dxa"/>
              <w:right w:w="90" w:type="dxa"/>
            </w:tcMar>
          </w:tcPr>
          <w:p w14:paraId="52FA30A4"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A5" w14:textId="77777777" w:rsidR="00560B92" w:rsidRDefault="006C69D3">
            <w:pPr>
              <w:spacing w:after="40" w:line="230" w:lineRule="auto"/>
            </w:pPr>
            <w:r>
              <w:rPr>
                <w:b/>
                <w:bCs/>
                <w:sz w:val="18"/>
                <w:szCs w:val="18"/>
              </w:rPr>
              <w:t>WO</w:t>
            </w:r>
          </w:p>
        </w:tc>
      </w:tr>
    </w:tbl>
    <w:p w14:paraId="52FA30A7" w14:textId="77777777" w:rsidR="00560B92" w:rsidRPr="004A2375" w:rsidRDefault="006C69D3">
      <w:pPr>
        <w:spacing w:before="60"/>
        <w:rPr>
          <w:lang w:val="en-US"/>
        </w:rPr>
      </w:pPr>
      <w:r w:rsidRPr="004A2375">
        <w:rPr>
          <w:lang w:val="en-US"/>
        </w:rPr>
        <w:t xml:space="preserve">Threats legend — </w:t>
      </w:r>
      <w:r w:rsidRPr="004A2375">
        <w:rPr>
          <w:b/>
          <w:bCs/>
          <w:lang w:val="en-US"/>
        </w:rPr>
        <w:t>EL</w:t>
      </w:r>
      <w:r w:rsidRPr="004A2375">
        <w:rPr>
          <w:lang w:val="en-US"/>
        </w:rPr>
        <w:t xml:space="preserve"> eliminated, </w:t>
      </w:r>
      <w:r w:rsidRPr="004A2375">
        <w:rPr>
          <w:b/>
          <w:bCs/>
          <w:lang w:val="en-US"/>
        </w:rPr>
        <w:t>RE</w:t>
      </w:r>
      <w:r w:rsidRPr="004A2375">
        <w:rPr>
          <w:lang w:val="en-US"/>
        </w:rPr>
        <w:t xml:space="preserve"> reduced, </w:t>
      </w:r>
      <w:r w:rsidRPr="004A2375">
        <w:rPr>
          <w:b/>
          <w:bCs/>
          <w:lang w:val="en-US"/>
        </w:rPr>
        <w:t>TU</w:t>
      </w:r>
      <w:r w:rsidRPr="004A2375">
        <w:rPr>
          <w:lang w:val="en-US"/>
        </w:rPr>
        <w:t xml:space="preserve"> unaffected, </w:t>
      </w:r>
      <w:r w:rsidRPr="004A2375">
        <w:rPr>
          <w:b/>
          <w:bCs/>
          <w:lang w:val="en-US"/>
        </w:rPr>
        <w:t>IN</w:t>
      </w:r>
      <w:r w:rsidRPr="004A2375">
        <w:rPr>
          <w:lang w:val="en-US"/>
        </w:rPr>
        <w:t xml:space="preserve"> intensified.</w:t>
      </w:r>
    </w:p>
    <w:p w14:paraId="52FA30A8" w14:textId="77777777" w:rsidR="00560B92" w:rsidRPr="004A2375" w:rsidRDefault="006C69D3">
      <w:pPr>
        <w:spacing w:before="160" w:after="80"/>
        <w:rPr>
          <w:lang w:val="en-US"/>
        </w:rPr>
      </w:pPr>
      <w:r w:rsidRPr="004A2375">
        <w:rPr>
          <w:b/>
          <w:bCs/>
          <w:color w:val="1F3864"/>
          <w:sz w:val="18"/>
          <w:szCs w:val="18"/>
          <w:lang w:val="en-US"/>
        </w:rPr>
        <w:t>Table 5.12 – Effect of scenarios on SWOT threats (all infrastructure)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60"/>
        <w:gridCol w:w="1360"/>
        <w:gridCol w:w="1360"/>
        <w:gridCol w:w="1360"/>
        <w:gridCol w:w="1360"/>
      </w:tblGrid>
      <w:tr w:rsidR="00560B92" w14:paraId="52FA30AF" w14:textId="77777777">
        <w:trPr>
          <w:tblHeader/>
        </w:trPr>
        <w:tc>
          <w:tcPr>
            <w:tcW w:w="2900" w:type="dxa"/>
            <w:shd w:val="clear" w:color="auto" w:fill="1F3864"/>
            <w:tcMar>
              <w:top w:w="60" w:type="dxa"/>
              <w:left w:w="90" w:type="dxa"/>
              <w:bottom w:w="60" w:type="dxa"/>
              <w:right w:w="90" w:type="dxa"/>
            </w:tcMar>
            <w:vAlign w:val="center"/>
          </w:tcPr>
          <w:p w14:paraId="52FA30A9" w14:textId="77777777" w:rsidR="00560B92" w:rsidRDefault="006C69D3">
            <w:pPr>
              <w:spacing w:after="0"/>
            </w:pPr>
            <w:r>
              <w:rPr>
                <w:b/>
                <w:bCs/>
                <w:color w:val="FFFFFF"/>
                <w:sz w:val="18"/>
                <w:szCs w:val="18"/>
              </w:rPr>
              <w:t>Threat</w:t>
            </w:r>
          </w:p>
        </w:tc>
        <w:tc>
          <w:tcPr>
            <w:tcW w:w="1360" w:type="dxa"/>
            <w:shd w:val="clear" w:color="auto" w:fill="1F3864"/>
            <w:tcMar>
              <w:top w:w="60" w:type="dxa"/>
              <w:left w:w="90" w:type="dxa"/>
              <w:bottom w:w="60" w:type="dxa"/>
              <w:right w:w="90" w:type="dxa"/>
            </w:tcMar>
            <w:vAlign w:val="center"/>
          </w:tcPr>
          <w:p w14:paraId="52FA30AA" w14:textId="77777777" w:rsidR="00560B92" w:rsidRDefault="006C69D3">
            <w:pPr>
              <w:spacing w:after="0"/>
            </w:pPr>
            <w:r>
              <w:rPr>
                <w:b/>
                <w:bCs/>
                <w:color w:val="FFFFFF"/>
                <w:sz w:val="18"/>
                <w:szCs w:val="18"/>
              </w:rPr>
              <w:t>S1</w:t>
            </w:r>
          </w:p>
        </w:tc>
        <w:tc>
          <w:tcPr>
            <w:tcW w:w="1360" w:type="dxa"/>
            <w:shd w:val="clear" w:color="auto" w:fill="1F3864"/>
            <w:tcMar>
              <w:top w:w="60" w:type="dxa"/>
              <w:left w:w="90" w:type="dxa"/>
              <w:bottom w:w="60" w:type="dxa"/>
              <w:right w:w="90" w:type="dxa"/>
            </w:tcMar>
            <w:vAlign w:val="center"/>
          </w:tcPr>
          <w:p w14:paraId="52FA30AB" w14:textId="77777777" w:rsidR="00560B92" w:rsidRDefault="006C69D3">
            <w:pPr>
              <w:spacing w:after="0"/>
            </w:pPr>
            <w:r>
              <w:rPr>
                <w:b/>
                <w:bCs/>
                <w:color w:val="FFFFFF"/>
                <w:sz w:val="18"/>
                <w:szCs w:val="18"/>
              </w:rPr>
              <w:t>S2</w:t>
            </w:r>
          </w:p>
        </w:tc>
        <w:tc>
          <w:tcPr>
            <w:tcW w:w="1360" w:type="dxa"/>
            <w:shd w:val="clear" w:color="auto" w:fill="1F3864"/>
            <w:tcMar>
              <w:top w:w="60" w:type="dxa"/>
              <w:left w:w="90" w:type="dxa"/>
              <w:bottom w:w="60" w:type="dxa"/>
              <w:right w:w="90" w:type="dxa"/>
            </w:tcMar>
            <w:vAlign w:val="center"/>
          </w:tcPr>
          <w:p w14:paraId="52FA30AC" w14:textId="77777777" w:rsidR="00560B92" w:rsidRDefault="006C69D3">
            <w:pPr>
              <w:spacing w:after="0"/>
            </w:pPr>
            <w:r>
              <w:rPr>
                <w:b/>
                <w:bCs/>
                <w:color w:val="FFFFFF"/>
                <w:sz w:val="18"/>
                <w:szCs w:val="18"/>
              </w:rPr>
              <w:t>S3</w:t>
            </w:r>
          </w:p>
        </w:tc>
        <w:tc>
          <w:tcPr>
            <w:tcW w:w="1360" w:type="dxa"/>
            <w:shd w:val="clear" w:color="auto" w:fill="1F3864"/>
            <w:tcMar>
              <w:top w:w="60" w:type="dxa"/>
              <w:left w:w="90" w:type="dxa"/>
              <w:bottom w:w="60" w:type="dxa"/>
              <w:right w:w="90" w:type="dxa"/>
            </w:tcMar>
            <w:vAlign w:val="center"/>
          </w:tcPr>
          <w:p w14:paraId="52FA30AD" w14:textId="77777777" w:rsidR="00560B92" w:rsidRDefault="006C69D3">
            <w:pPr>
              <w:spacing w:after="0"/>
            </w:pPr>
            <w:r>
              <w:rPr>
                <w:b/>
                <w:bCs/>
                <w:color w:val="FFFFFF"/>
                <w:sz w:val="18"/>
                <w:szCs w:val="18"/>
              </w:rPr>
              <w:t>S4</w:t>
            </w:r>
          </w:p>
        </w:tc>
        <w:tc>
          <w:tcPr>
            <w:tcW w:w="1360" w:type="dxa"/>
            <w:shd w:val="clear" w:color="auto" w:fill="1F3864"/>
            <w:tcMar>
              <w:top w:w="60" w:type="dxa"/>
              <w:left w:w="90" w:type="dxa"/>
              <w:bottom w:w="60" w:type="dxa"/>
              <w:right w:w="90" w:type="dxa"/>
            </w:tcMar>
            <w:vAlign w:val="center"/>
          </w:tcPr>
          <w:p w14:paraId="52FA30AE" w14:textId="77777777" w:rsidR="00560B92" w:rsidRDefault="006C69D3">
            <w:pPr>
              <w:spacing w:after="0"/>
            </w:pPr>
            <w:r>
              <w:rPr>
                <w:b/>
                <w:bCs/>
                <w:color w:val="FFFFFF"/>
                <w:sz w:val="18"/>
                <w:szCs w:val="18"/>
              </w:rPr>
              <w:t>S5</w:t>
            </w:r>
          </w:p>
        </w:tc>
      </w:tr>
      <w:tr w:rsidR="00560B92" w14:paraId="52FA30B6" w14:textId="77777777">
        <w:tc>
          <w:tcPr>
            <w:tcW w:w="2900" w:type="dxa"/>
            <w:tcMar>
              <w:top w:w="60" w:type="dxa"/>
              <w:left w:w="90" w:type="dxa"/>
              <w:bottom w:w="60" w:type="dxa"/>
              <w:right w:w="90" w:type="dxa"/>
            </w:tcMar>
          </w:tcPr>
          <w:p w14:paraId="52FA30B0" w14:textId="77777777" w:rsidR="00560B92" w:rsidRDefault="006C69D3">
            <w:pPr>
              <w:spacing w:after="40" w:line="230" w:lineRule="auto"/>
            </w:pPr>
            <w:r>
              <w:rPr>
                <w:b/>
                <w:bCs/>
                <w:sz w:val="18"/>
                <w:szCs w:val="18"/>
              </w:rPr>
              <w:t>Congestion at CSG</w:t>
            </w:r>
          </w:p>
        </w:tc>
        <w:tc>
          <w:tcPr>
            <w:tcW w:w="1360" w:type="dxa"/>
            <w:tcMar>
              <w:top w:w="60" w:type="dxa"/>
              <w:left w:w="90" w:type="dxa"/>
              <w:bottom w:w="60" w:type="dxa"/>
              <w:right w:w="90" w:type="dxa"/>
            </w:tcMar>
          </w:tcPr>
          <w:p w14:paraId="52FA30B1"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B2" w14:textId="77777777" w:rsidR="00560B92" w:rsidRDefault="006C69D3">
            <w:pPr>
              <w:spacing w:after="40" w:line="230" w:lineRule="auto"/>
            </w:pPr>
            <w:r>
              <w:rPr>
                <w:b/>
                <w:bCs/>
                <w:sz w:val="18"/>
                <w:szCs w:val="18"/>
              </w:rPr>
              <w:t>EL</w:t>
            </w:r>
          </w:p>
        </w:tc>
        <w:tc>
          <w:tcPr>
            <w:tcW w:w="1360" w:type="dxa"/>
            <w:tcMar>
              <w:top w:w="60" w:type="dxa"/>
              <w:left w:w="90" w:type="dxa"/>
              <w:bottom w:w="60" w:type="dxa"/>
              <w:right w:w="90" w:type="dxa"/>
            </w:tcMar>
          </w:tcPr>
          <w:p w14:paraId="52FA30B3"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B4" w14:textId="77777777" w:rsidR="00560B92" w:rsidRDefault="006C69D3">
            <w:pPr>
              <w:spacing w:after="40" w:line="230" w:lineRule="auto"/>
            </w:pPr>
            <w:r>
              <w:rPr>
                <w:b/>
                <w:bCs/>
                <w:sz w:val="18"/>
                <w:szCs w:val="18"/>
              </w:rPr>
              <w:t>EL</w:t>
            </w:r>
          </w:p>
        </w:tc>
        <w:tc>
          <w:tcPr>
            <w:tcW w:w="1360" w:type="dxa"/>
            <w:tcMar>
              <w:top w:w="60" w:type="dxa"/>
              <w:left w:w="90" w:type="dxa"/>
              <w:bottom w:w="60" w:type="dxa"/>
              <w:right w:w="90" w:type="dxa"/>
            </w:tcMar>
          </w:tcPr>
          <w:p w14:paraId="52FA30B5" w14:textId="77777777" w:rsidR="00560B92" w:rsidRDefault="006C69D3">
            <w:pPr>
              <w:spacing w:after="40" w:line="230" w:lineRule="auto"/>
            </w:pPr>
            <w:r>
              <w:rPr>
                <w:b/>
                <w:bCs/>
                <w:sz w:val="18"/>
                <w:szCs w:val="18"/>
              </w:rPr>
              <w:t>IN</w:t>
            </w:r>
          </w:p>
        </w:tc>
      </w:tr>
      <w:tr w:rsidR="00560B92" w14:paraId="52FA30BD" w14:textId="77777777">
        <w:tc>
          <w:tcPr>
            <w:tcW w:w="2900" w:type="dxa"/>
            <w:tcMar>
              <w:top w:w="60" w:type="dxa"/>
              <w:left w:w="90" w:type="dxa"/>
              <w:bottom w:w="60" w:type="dxa"/>
              <w:right w:w="90" w:type="dxa"/>
            </w:tcMar>
          </w:tcPr>
          <w:p w14:paraId="52FA30B7" w14:textId="77777777" w:rsidR="00560B92" w:rsidRDefault="006C69D3">
            <w:pPr>
              <w:spacing w:after="40" w:line="230" w:lineRule="auto"/>
            </w:pPr>
            <w:r>
              <w:rPr>
                <w:b/>
                <w:bCs/>
                <w:sz w:val="18"/>
                <w:szCs w:val="18"/>
              </w:rPr>
              <w:t>Vulnerable logistics chains</w:t>
            </w:r>
          </w:p>
        </w:tc>
        <w:tc>
          <w:tcPr>
            <w:tcW w:w="1360" w:type="dxa"/>
            <w:tcMar>
              <w:top w:w="60" w:type="dxa"/>
              <w:left w:w="90" w:type="dxa"/>
              <w:bottom w:w="60" w:type="dxa"/>
              <w:right w:w="90" w:type="dxa"/>
            </w:tcMar>
          </w:tcPr>
          <w:p w14:paraId="52FA30B8"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B9"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BA"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BB"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BC" w14:textId="77777777" w:rsidR="00560B92" w:rsidRDefault="006C69D3">
            <w:pPr>
              <w:spacing w:after="40" w:line="230" w:lineRule="auto"/>
            </w:pPr>
            <w:r>
              <w:rPr>
                <w:b/>
                <w:bCs/>
                <w:sz w:val="18"/>
                <w:szCs w:val="18"/>
              </w:rPr>
              <w:t>IN</w:t>
            </w:r>
          </w:p>
        </w:tc>
      </w:tr>
      <w:tr w:rsidR="00560B92" w14:paraId="52FA30C4" w14:textId="77777777">
        <w:tc>
          <w:tcPr>
            <w:tcW w:w="2900" w:type="dxa"/>
            <w:tcMar>
              <w:top w:w="60" w:type="dxa"/>
              <w:left w:w="90" w:type="dxa"/>
              <w:bottom w:w="60" w:type="dxa"/>
              <w:right w:w="90" w:type="dxa"/>
            </w:tcMar>
          </w:tcPr>
          <w:p w14:paraId="52FA30BE" w14:textId="77777777" w:rsidR="00560B92" w:rsidRDefault="006C69D3">
            <w:pPr>
              <w:spacing w:after="40" w:line="230" w:lineRule="auto"/>
            </w:pPr>
            <w:r>
              <w:rPr>
                <w:b/>
                <w:bCs/>
                <w:sz w:val="18"/>
                <w:szCs w:val="18"/>
              </w:rPr>
              <w:t>Falling below global competitors</w:t>
            </w:r>
          </w:p>
        </w:tc>
        <w:tc>
          <w:tcPr>
            <w:tcW w:w="1360" w:type="dxa"/>
            <w:tcMar>
              <w:top w:w="60" w:type="dxa"/>
              <w:left w:w="90" w:type="dxa"/>
              <w:bottom w:w="60" w:type="dxa"/>
              <w:right w:w="90" w:type="dxa"/>
            </w:tcMar>
          </w:tcPr>
          <w:p w14:paraId="52FA30BF"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C0"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C1"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C2"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C3" w14:textId="77777777" w:rsidR="00560B92" w:rsidRDefault="006C69D3">
            <w:pPr>
              <w:spacing w:after="40" w:line="230" w:lineRule="auto"/>
            </w:pPr>
            <w:r>
              <w:rPr>
                <w:b/>
                <w:bCs/>
                <w:sz w:val="18"/>
                <w:szCs w:val="18"/>
              </w:rPr>
              <w:t>IN</w:t>
            </w:r>
          </w:p>
        </w:tc>
      </w:tr>
      <w:tr w:rsidR="00560B92" w14:paraId="52FA30CB" w14:textId="77777777">
        <w:tc>
          <w:tcPr>
            <w:tcW w:w="2900" w:type="dxa"/>
            <w:tcMar>
              <w:top w:w="60" w:type="dxa"/>
              <w:left w:w="90" w:type="dxa"/>
              <w:bottom w:w="60" w:type="dxa"/>
              <w:right w:w="90" w:type="dxa"/>
            </w:tcMar>
          </w:tcPr>
          <w:p w14:paraId="52FA30C5" w14:textId="77777777" w:rsidR="00560B92" w:rsidRDefault="006C69D3">
            <w:pPr>
              <w:spacing w:after="40" w:line="230" w:lineRule="auto"/>
            </w:pPr>
            <w:r>
              <w:rPr>
                <w:b/>
                <w:bCs/>
                <w:sz w:val="18"/>
                <w:szCs w:val="18"/>
              </w:rPr>
              <w:t>Exposure to weather / geography</w:t>
            </w:r>
          </w:p>
        </w:tc>
        <w:tc>
          <w:tcPr>
            <w:tcW w:w="1360" w:type="dxa"/>
            <w:tcMar>
              <w:top w:w="60" w:type="dxa"/>
              <w:left w:w="90" w:type="dxa"/>
              <w:bottom w:w="60" w:type="dxa"/>
              <w:right w:w="90" w:type="dxa"/>
            </w:tcMar>
          </w:tcPr>
          <w:p w14:paraId="52FA30C6"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C7"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C8"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C9"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CA" w14:textId="77777777" w:rsidR="00560B92" w:rsidRDefault="006C69D3">
            <w:pPr>
              <w:spacing w:after="40" w:line="230" w:lineRule="auto"/>
            </w:pPr>
            <w:r>
              <w:rPr>
                <w:b/>
                <w:bCs/>
                <w:sz w:val="18"/>
                <w:szCs w:val="18"/>
              </w:rPr>
              <w:t>IN</w:t>
            </w:r>
          </w:p>
        </w:tc>
      </w:tr>
      <w:tr w:rsidR="00560B92" w14:paraId="52FA30D2" w14:textId="77777777">
        <w:tc>
          <w:tcPr>
            <w:tcW w:w="2900" w:type="dxa"/>
            <w:tcMar>
              <w:top w:w="60" w:type="dxa"/>
              <w:left w:w="90" w:type="dxa"/>
              <w:bottom w:w="60" w:type="dxa"/>
              <w:right w:w="90" w:type="dxa"/>
            </w:tcMar>
          </w:tcPr>
          <w:p w14:paraId="52FA30CC" w14:textId="77777777" w:rsidR="00560B92" w:rsidRDefault="006C69D3">
            <w:pPr>
              <w:spacing w:after="40" w:line="230" w:lineRule="auto"/>
            </w:pPr>
            <w:r>
              <w:rPr>
                <w:b/>
                <w:bCs/>
                <w:sz w:val="18"/>
                <w:szCs w:val="18"/>
              </w:rPr>
              <w:t>Regulatory / geo constraints</w:t>
            </w:r>
          </w:p>
        </w:tc>
        <w:tc>
          <w:tcPr>
            <w:tcW w:w="1360" w:type="dxa"/>
            <w:tcMar>
              <w:top w:w="60" w:type="dxa"/>
              <w:left w:w="90" w:type="dxa"/>
              <w:bottom w:w="60" w:type="dxa"/>
              <w:right w:w="90" w:type="dxa"/>
            </w:tcMar>
          </w:tcPr>
          <w:p w14:paraId="52FA30CD"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CE"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CF"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D0"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D1" w14:textId="77777777" w:rsidR="00560B92" w:rsidRDefault="006C69D3">
            <w:pPr>
              <w:spacing w:after="40" w:line="230" w:lineRule="auto"/>
            </w:pPr>
            <w:r>
              <w:rPr>
                <w:b/>
                <w:bCs/>
                <w:sz w:val="18"/>
                <w:szCs w:val="18"/>
              </w:rPr>
              <w:t>TU</w:t>
            </w:r>
          </w:p>
        </w:tc>
      </w:tr>
      <w:tr w:rsidR="00560B92" w14:paraId="52FA30D9" w14:textId="77777777">
        <w:tc>
          <w:tcPr>
            <w:tcW w:w="2900" w:type="dxa"/>
            <w:tcMar>
              <w:top w:w="60" w:type="dxa"/>
              <w:left w:w="90" w:type="dxa"/>
              <w:bottom w:w="60" w:type="dxa"/>
              <w:right w:w="90" w:type="dxa"/>
            </w:tcMar>
          </w:tcPr>
          <w:p w14:paraId="52FA30D3" w14:textId="77777777" w:rsidR="00560B92" w:rsidRPr="004A2375" w:rsidRDefault="006C69D3">
            <w:pPr>
              <w:spacing w:after="40" w:line="230" w:lineRule="auto"/>
              <w:rPr>
                <w:lang w:val="fr-BE"/>
              </w:rPr>
            </w:pPr>
            <w:r w:rsidRPr="004A2375">
              <w:rPr>
                <w:b/>
                <w:bCs/>
                <w:sz w:val="18"/>
                <w:szCs w:val="18"/>
                <w:lang w:val="fr-BE"/>
              </w:rPr>
              <w:t>Non-EU dependency (components, TT&amp;C)</w:t>
            </w:r>
          </w:p>
        </w:tc>
        <w:tc>
          <w:tcPr>
            <w:tcW w:w="1360" w:type="dxa"/>
            <w:tcMar>
              <w:top w:w="60" w:type="dxa"/>
              <w:left w:w="90" w:type="dxa"/>
              <w:bottom w:w="60" w:type="dxa"/>
              <w:right w:w="90" w:type="dxa"/>
            </w:tcMar>
          </w:tcPr>
          <w:p w14:paraId="52FA30D4"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D5"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D6" w14:textId="77777777" w:rsidR="00560B92" w:rsidRDefault="006C69D3">
            <w:pPr>
              <w:spacing w:after="40" w:line="230" w:lineRule="auto"/>
            </w:pPr>
            <w:r>
              <w:rPr>
                <w:b/>
                <w:bCs/>
                <w:sz w:val="18"/>
                <w:szCs w:val="18"/>
              </w:rPr>
              <w:t>IN</w:t>
            </w:r>
          </w:p>
        </w:tc>
        <w:tc>
          <w:tcPr>
            <w:tcW w:w="1360" w:type="dxa"/>
            <w:tcMar>
              <w:top w:w="60" w:type="dxa"/>
              <w:left w:w="90" w:type="dxa"/>
              <w:bottom w:w="60" w:type="dxa"/>
              <w:right w:w="90" w:type="dxa"/>
            </w:tcMar>
          </w:tcPr>
          <w:p w14:paraId="52FA30D7" w14:textId="77CB8E0E" w:rsidR="00560B92" w:rsidRDefault="00456D83">
            <w:pPr>
              <w:spacing w:after="40" w:line="230" w:lineRule="auto"/>
            </w:pPr>
            <w:r>
              <w:rPr>
                <w:b/>
                <w:bCs/>
                <w:sz w:val="18"/>
                <w:szCs w:val="18"/>
              </w:rPr>
              <w:t>RE</w:t>
            </w:r>
          </w:p>
        </w:tc>
        <w:tc>
          <w:tcPr>
            <w:tcW w:w="1360" w:type="dxa"/>
            <w:tcMar>
              <w:top w:w="60" w:type="dxa"/>
              <w:left w:w="90" w:type="dxa"/>
              <w:bottom w:w="60" w:type="dxa"/>
              <w:right w:w="90" w:type="dxa"/>
            </w:tcMar>
          </w:tcPr>
          <w:p w14:paraId="52FA30D8" w14:textId="77777777" w:rsidR="00560B92" w:rsidRDefault="006C69D3">
            <w:pPr>
              <w:spacing w:after="40" w:line="230" w:lineRule="auto"/>
            </w:pPr>
            <w:r>
              <w:rPr>
                <w:b/>
                <w:bCs/>
                <w:sz w:val="18"/>
                <w:szCs w:val="18"/>
              </w:rPr>
              <w:t>IN</w:t>
            </w:r>
          </w:p>
        </w:tc>
      </w:tr>
      <w:tr w:rsidR="00560B92" w14:paraId="52FA30E0" w14:textId="77777777">
        <w:tc>
          <w:tcPr>
            <w:tcW w:w="2900" w:type="dxa"/>
            <w:tcMar>
              <w:top w:w="60" w:type="dxa"/>
              <w:left w:w="90" w:type="dxa"/>
              <w:bottom w:w="60" w:type="dxa"/>
              <w:right w:w="90" w:type="dxa"/>
            </w:tcMar>
          </w:tcPr>
          <w:p w14:paraId="52FA30DA" w14:textId="77777777" w:rsidR="00560B92" w:rsidRPr="004A2375" w:rsidRDefault="006C69D3">
            <w:pPr>
              <w:spacing w:after="40" w:line="230" w:lineRule="auto"/>
              <w:rPr>
                <w:lang w:val="en-US"/>
              </w:rPr>
            </w:pPr>
            <w:r w:rsidRPr="004A2375">
              <w:rPr>
                <w:b/>
                <w:bCs/>
                <w:sz w:val="18"/>
                <w:szCs w:val="18"/>
                <w:lang w:val="en-US"/>
              </w:rPr>
              <w:t>Single-region / single-supplier failure</w:t>
            </w:r>
          </w:p>
        </w:tc>
        <w:tc>
          <w:tcPr>
            <w:tcW w:w="1360" w:type="dxa"/>
            <w:tcMar>
              <w:top w:w="60" w:type="dxa"/>
              <w:left w:w="90" w:type="dxa"/>
              <w:bottom w:w="60" w:type="dxa"/>
              <w:right w:w="90" w:type="dxa"/>
            </w:tcMar>
          </w:tcPr>
          <w:p w14:paraId="52FA30DB" w14:textId="77777777" w:rsidR="00560B92" w:rsidRDefault="006C69D3">
            <w:pPr>
              <w:spacing w:after="40" w:line="230" w:lineRule="auto"/>
            </w:pPr>
            <w:r>
              <w:rPr>
                <w:b/>
                <w:bCs/>
                <w:sz w:val="18"/>
                <w:szCs w:val="18"/>
              </w:rPr>
              <w:t>TU</w:t>
            </w:r>
          </w:p>
        </w:tc>
        <w:tc>
          <w:tcPr>
            <w:tcW w:w="1360" w:type="dxa"/>
            <w:tcMar>
              <w:top w:w="60" w:type="dxa"/>
              <w:left w:w="90" w:type="dxa"/>
              <w:bottom w:w="60" w:type="dxa"/>
              <w:right w:w="90" w:type="dxa"/>
            </w:tcMar>
          </w:tcPr>
          <w:p w14:paraId="52FA30DC" w14:textId="77777777" w:rsidR="00560B92" w:rsidRDefault="006C69D3">
            <w:pPr>
              <w:spacing w:after="40" w:line="230" w:lineRule="auto"/>
            </w:pPr>
            <w:r>
              <w:rPr>
                <w:b/>
                <w:bCs/>
                <w:sz w:val="18"/>
                <w:szCs w:val="18"/>
              </w:rPr>
              <w:t>RE</w:t>
            </w:r>
          </w:p>
        </w:tc>
        <w:tc>
          <w:tcPr>
            <w:tcW w:w="1360" w:type="dxa"/>
            <w:tcMar>
              <w:top w:w="60" w:type="dxa"/>
              <w:left w:w="90" w:type="dxa"/>
              <w:bottom w:w="60" w:type="dxa"/>
              <w:right w:w="90" w:type="dxa"/>
            </w:tcMar>
          </w:tcPr>
          <w:p w14:paraId="52FA30DD" w14:textId="77777777" w:rsidR="00560B92" w:rsidRDefault="006C69D3">
            <w:pPr>
              <w:spacing w:after="40" w:line="230" w:lineRule="auto"/>
            </w:pPr>
            <w:r>
              <w:rPr>
                <w:b/>
                <w:bCs/>
                <w:sz w:val="18"/>
                <w:szCs w:val="18"/>
              </w:rPr>
              <w:t>IN</w:t>
            </w:r>
          </w:p>
        </w:tc>
        <w:tc>
          <w:tcPr>
            <w:tcW w:w="1360" w:type="dxa"/>
            <w:tcMar>
              <w:top w:w="60" w:type="dxa"/>
              <w:left w:w="90" w:type="dxa"/>
              <w:bottom w:w="60" w:type="dxa"/>
              <w:right w:w="90" w:type="dxa"/>
            </w:tcMar>
          </w:tcPr>
          <w:p w14:paraId="52FA30DE" w14:textId="77777777" w:rsidR="00560B92" w:rsidRDefault="006C69D3">
            <w:pPr>
              <w:spacing w:after="40" w:line="230" w:lineRule="auto"/>
            </w:pPr>
            <w:r>
              <w:rPr>
                <w:b/>
                <w:bCs/>
                <w:sz w:val="18"/>
                <w:szCs w:val="18"/>
              </w:rPr>
              <w:t>PR</w:t>
            </w:r>
          </w:p>
        </w:tc>
        <w:tc>
          <w:tcPr>
            <w:tcW w:w="1360" w:type="dxa"/>
            <w:tcMar>
              <w:top w:w="60" w:type="dxa"/>
              <w:left w:w="90" w:type="dxa"/>
              <w:bottom w:w="60" w:type="dxa"/>
              <w:right w:w="90" w:type="dxa"/>
            </w:tcMar>
          </w:tcPr>
          <w:p w14:paraId="52FA30DF" w14:textId="77777777" w:rsidR="00560B92" w:rsidRDefault="006C69D3">
            <w:pPr>
              <w:spacing w:after="40" w:line="230" w:lineRule="auto"/>
            </w:pPr>
            <w:r>
              <w:rPr>
                <w:b/>
                <w:bCs/>
                <w:sz w:val="18"/>
                <w:szCs w:val="18"/>
              </w:rPr>
              <w:t>IN</w:t>
            </w:r>
          </w:p>
        </w:tc>
      </w:tr>
    </w:tbl>
    <w:p w14:paraId="52FA30E1" w14:textId="77777777" w:rsidR="00560B92" w:rsidRDefault="006C69D3">
      <w:pPr>
        <w:pStyle w:val="Heading3"/>
      </w:pPr>
      <w:r>
        <w:t>5.8.4 Strategic reading</w:t>
      </w:r>
    </w:p>
    <w:p w14:paraId="52FA30E2" w14:textId="5715A16D" w:rsidR="00560B92" w:rsidRPr="004A2375" w:rsidRDefault="006C69D3">
      <w:pPr>
        <w:spacing w:line="264" w:lineRule="auto"/>
        <w:rPr>
          <w:lang w:val="en-US"/>
        </w:rPr>
      </w:pPr>
      <w:r w:rsidRPr="004A2375">
        <w:rPr>
          <w:lang w:val="en-US"/>
        </w:rPr>
        <w:t>Each scenario is strongest on a different dimension which is what makes the set useful for policy reflection rather than a single ranked list.</w:t>
      </w:r>
    </w:p>
    <w:p w14:paraId="52FA30E3" w14:textId="77777777" w:rsidR="00560B92" w:rsidRPr="004A2375" w:rsidRDefault="006C69D3">
      <w:pPr>
        <w:spacing w:before="160" w:after="80"/>
        <w:rPr>
          <w:lang w:val="en-US"/>
        </w:rPr>
      </w:pPr>
      <w:r w:rsidRPr="004A2375">
        <w:rPr>
          <w:b/>
          <w:bCs/>
          <w:color w:val="1F3864"/>
          <w:sz w:val="18"/>
          <w:szCs w:val="18"/>
          <w:lang w:val="en-US"/>
        </w:rPr>
        <w:t>Table 5.13 – Strategic reading of the scenarios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800"/>
      </w:tblGrid>
      <w:tr w:rsidR="00560B92" w14:paraId="52FA30E7" w14:textId="77777777">
        <w:trPr>
          <w:tblHeader/>
        </w:trPr>
        <w:tc>
          <w:tcPr>
            <w:tcW w:w="2600" w:type="dxa"/>
            <w:shd w:val="clear" w:color="auto" w:fill="1F3864"/>
            <w:tcMar>
              <w:top w:w="60" w:type="dxa"/>
              <w:left w:w="90" w:type="dxa"/>
              <w:bottom w:w="60" w:type="dxa"/>
              <w:right w:w="90" w:type="dxa"/>
            </w:tcMar>
            <w:vAlign w:val="center"/>
          </w:tcPr>
          <w:p w14:paraId="52FA30E4" w14:textId="77777777" w:rsidR="00560B92" w:rsidRDefault="006C69D3">
            <w:pPr>
              <w:spacing w:after="0"/>
            </w:pPr>
            <w:r>
              <w:rPr>
                <w:b/>
                <w:bCs/>
                <w:color w:val="FFFFFF"/>
                <w:sz w:val="18"/>
                <w:szCs w:val="18"/>
              </w:rPr>
              <w:lastRenderedPageBreak/>
              <w:t>Reading</w:t>
            </w:r>
          </w:p>
        </w:tc>
        <w:tc>
          <w:tcPr>
            <w:tcW w:w="1300" w:type="dxa"/>
            <w:shd w:val="clear" w:color="auto" w:fill="1F3864"/>
            <w:tcMar>
              <w:top w:w="60" w:type="dxa"/>
              <w:left w:w="90" w:type="dxa"/>
              <w:bottom w:w="60" w:type="dxa"/>
              <w:right w:w="90" w:type="dxa"/>
            </w:tcMar>
            <w:vAlign w:val="center"/>
          </w:tcPr>
          <w:p w14:paraId="52FA30E5" w14:textId="77777777" w:rsidR="00560B92" w:rsidRDefault="006C69D3">
            <w:pPr>
              <w:spacing w:after="0"/>
            </w:pPr>
            <w:r>
              <w:rPr>
                <w:b/>
                <w:bCs/>
                <w:color w:val="FFFFFF"/>
                <w:sz w:val="18"/>
                <w:szCs w:val="18"/>
              </w:rPr>
              <w:t>Scenario</w:t>
            </w:r>
          </w:p>
        </w:tc>
        <w:tc>
          <w:tcPr>
            <w:tcW w:w="5800" w:type="dxa"/>
            <w:shd w:val="clear" w:color="auto" w:fill="1F3864"/>
            <w:tcMar>
              <w:top w:w="60" w:type="dxa"/>
              <w:left w:w="90" w:type="dxa"/>
              <w:bottom w:w="60" w:type="dxa"/>
              <w:right w:w="90" w:type="dxa"/>
            </w:tcMar>
            <w:vAlign w:val="center"/>
          </w:tcPr>
          <w:p w14:paraId="52FA30E6" w14:textId="77777777" w:rsidR="00560B92" w:rsidRDefault="006C69D3">
            <w:pPr>
              <w:spacing w:after="0"/>
            </w:pPr>
            <w:r>
              <w:rPr>
                <w:b/>
                <w:bCs/>
                <w:color w:val="FFFFFF"/>
                <w:sz w:val="18"/>
                <w:szCs w:val="18"/>
              </w:rPr>
              <w:t>Why</w:t>
            </w:r>
          </w:p>
        </w:tc>
      </w:tr>
      <w:tr w:rsidR="00560B92" w:rsidRPr="009B49D5" w14:paraId="52FA30EB" w14:textId="77777777">
        <w:tc>
          <w:tcPr>
            <w:tcW w:w="2600" w:type="dxa"/>
            <w:tcMar>
              <w:top w:w="60" w:type="dxa"/>
              <w:left w:w="90" w:type="dxa"/>
              <w:bottom w:w="60" w:type="dxa"/>
              <w:right w:w="90" w:type="dxa"/>
            </w:tcMar>
          </w:tcPr>
          <w:p w14:paraId="52FA30E8" w14:textId="77777777" w:rsidR="00560B92" w:rsidRDefault="006C69D3">
            <w:pPr>
              <w:spacing w:after="40" w:line="230" w:lineRule="auto"/>
            </w:pPr>
            <w:r>
              <w:rPr>
                <w:b/>
                <w:bCs/>
                <w:sz w:val="18"/>
                <w:szCs w:val="18"/>
              </w:rPr>
              <w:t>Highest resilience payoff</w:t>
            </w:r>
          </w:p>
        </w:tc>
        <w:tc>
          <w:tcPr>
            <w:tcW w:w="1300" w:type="dxa"/>
            <w:tcMar>
              <w:top w:w="60" w:type="dxa"/>
              <w:left w:w="90" w:type="dxa"/>
              <w:bottom w:w="60" w:type="dxa"/>
              <w:right w:w="90" w:type="dxa"/>
            </w:tcMar>
          </w:tcPr>
          <w:p w14:paraId="52FA30E9" w14:textId="77777777" w:rsidR="00560B92" w:rsidRDefault="006C69D3">
            <w:pPr>
              <w:spacing w:after="40" w:line="230" w:lineRule="auto"/>
            </w:pPr>
            <w:r>
              <w:rPr>
                <w:b/>
                <w:bCs/>
                <w:sz w:val="18"/>
                <w:szCs w:val="18"/>
              </w:rPr>
              <w:t>S2</w:t>
            </w:r>
          </w:p>
        </w:tc>
        <w:tc>
          <w:tcPr>
            <w:tcW w:w="5800" w:type="dxa"/>
            <w:tcMar>
              <w:top w:w="60" w:type="dxa"/>
              <w:left w:w="90" w:type="dxa"/>
              <w:bottom w:w="60" w:type="dxa"/>
              <w:right w:w="90" w:type="dxa"/>
            </w:tcMar>
          </w:tcPr>
          <w:p w14:paraId="52FA30EA" w14:textId="77777777" w:rsidR="00560B92" w:rsidRPr="004A2375" w:rsidRDefault="006C69D3">
            <w:pPr>
              <w:spacing w:after="40" w:line="230" w:lineRule="auto"/>
              <w:rPr>
                <w:lang w:val="en-US"/>
              </w:rPr>
            </w:pPr>
            <w:r w:rsidRPr="004A2375">
              <w:rPr>
                <w:sz w:val="18"/>
                <w:szCs w:val="18"/>
                <w:lang w:val="en-US"/>
              </w:rPr>
              <w:t>Resolves the most bottlenecks (second cryo path, harmonised safety, coordinated redundancy) and elevates the emerging network — at the highest political-coordination cost.</w:t>
            </w:r>
          </w:p>
        </w:tc>
      </w:tr>
      <w:tr w:rsidR="00560B92" w:rsidRPr="009B49D5" w14:paraId="52FA30EF" w14:textId="77777777">
        <w:tc>
          <w:tcPr>
            <w:tcW w:w="2600" w:type="dxa"/>
            <w:tcMar>
              <w:top w:w="60" w:type="dxa"/>
              <w:left w:w="90" w:type="dxa"/>
              <w:bottom w:w="60" w:type="dxa"/>
              <w:right w:w="90" w:type="dxa"/>
            </w:tcMar>
          </w:tcPr>
          <w:p w14:paraId="52FA30EC" w14:textId="77777777" w:rsidR="00560B92" w:rsidRDefault="006C69D3">
            <w:pPr>
              <w:spacing w:after="40" w:line="230" w:lineRule="auto"/>
            </w:pPr>
            <w:r>
              <w:rPr>
                <w:b/>
                <w:bCs/>
                <w:sz w:val="18"/>
                <w:szCs w:val="18"/>
              </w:rPr>
              <w:t>Best political feasibility &amp; continuity</w:t>
            </w:r>
          </w:p>
        </w:tc>
        <w:tc>
          <w:tcPr>
            <w:tcW w:w="1300" w:type="dxa"/>
            <w:tcMar>
              <w:top w:w="60" w:type="dxa"/>
              <w:left w:w="90" w:type="dxa"/>
              <w:bottom w:w="60" w:type="dxa"/>
              <w:right w:w="90" w:type="dxa"/>
            </w:tcMar>
          </w:tcPr>
          <w:p w14:paraId="52FA30ED" w14:textId="77777777" w:rsidR="00560B92" w:rsidRDefault="006C69D3">
            <w:pPr>
              <w:spacing w:after="40" w:line="230" w:lineRule="auto"/>
            </w:pPr>
            <w:r>
              <w:rPr>
                <w:b/>
                <w:bCs/>
                <w:sz w:val="18"/>
                <w:szCs w:val="18"/>
              </w:rPr>
              <w:t>S4</w:t>
            </w:r>
          </w:p>
        </w:tc>
        <w:tc>
          <w:tcPr>
            <w:tcW w:w="5800" w:type="dxa"/>
            <w:tcMar>
              <w:top w:w="60" w:type="dxa"/>
              <w:left w:w="90" w:type="dxa"/>
              <w:bottom w:w="60" w:type="dxa"/>
              <w:right w:w="90" w:type="dxa"/>
            </w:tcMar>
          </w:tcPr>
          <w:p w14:paraId="52FA30EE" w14:textId="77777777" w:rsidR="00560B92" w:rsidRPr="004A2375" w:rsidRDefault="006C69D3">
            <w:pPr>
              <w:spacing w:after="40" w:line="230" w:lineRule="auto"/>
              <w:rPr>
                <w:lang w:val="en-US"/>
              </w:rPr>
            </w:pPr>
            <w:r w:rsidRPr="004A2375">
              <w:rPr>
                <w:sz w:val="18"/>
                <w:szCs w:val="18"/>
                <w:lang w:val="en-US"/>
              </w:rPr>
              <w:t>Technically the strongest continuity option; resolves the top CSG bottlenecks and is defensible under existing ESA/CNES institutions and funding.</w:t>
            </w:r>
          </w:p>
        </w:tc>
      </w:tr>
      <w:tr w:rsidR="00560B92" w:rsidRPr="009B49D5" w14:paraId="52FA30F3" w14:textId="77777777">
        <w:tc>
          <w:tcPr>
            <w:tcW w:w="2600" w:type="dxa"/>
            <w:tcMar>
              <w:top w:w="60" w:type="dxa"/>
              <w:left w:w="90" w:type="dxa"/>
              <w:bottom w:w="60" w:type="dxa"/>
              <w:right w:w="90" w:type="dxa"/>
            </w:tcMar>
          </w:tcPr>
          <w:p w14:paraId="52FA30F0" w14:textId="77777777" w:rsidR="00560B92" w:rsidRDefault="006C69D3">
            <w:pPr>
              <w:spacing w:after="40" w:line="230" w:lineRule="auto"/>
            </w:pPr>
            <w:r>
              <w:rPr>
                <w:b/>
                <w:bCs/>
                <w:sz w:val="18"/>
                <w:szCs w:val="18"/>
              </w:rPr>
              <w:t>Lowest public CAPEX</w:t>
            </w:r>
          </w:p>
        </w:tc>
        <w:tc>
          <w:tcPr>
            <w:tcW w:w="1300" w:type="dxa"/>
            <w:tcMar>
              <w:top w:w="60" w:type="dxa"/>
              <w:left w:w="90" w:type="dxa"/>
              <w:bottom w:w="60" w:type="dxa"/>
              <w:right w:w="90" w:type="dxa"/>
            </w:tcMar>
          </w:tcPr>
          <w:p w14:paraId="52FA30F1" w14:textId="77777777" w:rsidR="00560B92" w:rsidRDefault="006C69D3">
            <w:pPr>
              <w:spacing w:after="40" w:line="230" w:lineRule="auto"/>
            </w:pPr>
            <w:r>
              <w:rPr>
                <w:b/>
                <w:bCs/>
                <w:sz w:val="18"/>
                <w:szCs w:val="18"/>
              </w:rPr>
              <w:t>S3</w:t>
            </w:r>
          </w:p>
        </w:tc>
        <w:tc>
          <w:tcPr>
            <w:tcW w:w="5800" w:type="dxa"/>
            <w:tcMar>
              <w:top w:w="60" w:type="dxa"/>
              <w:left w:w="90" w:type="dxa"/>
              <w:bottom w:w="60" w:type="dxa"/>
              <w:right w:w="90" w:type="dxa"/>
            </w:tcMar>
          </w:tcPr>
          <w:p w14:paraId="52FA30F2" w14:textId="77777777" w:rsidR="00560B92" w:rsidRPr="004A2375" w:rsidRDefault="006C69D3">
            <w:pPr>
              <w:spacing w:after="40" w:line="230" w:lineRule="auto"/>
              <w:rPr>
                <w:lang w:val="en-US"/>
              </w:rPr>
            </w:pPr>
            <w:r w:rsidRPr="004A2375">
              <w:rPr>
                <w:sz w:val="18"/>
                <w:szCs w:val="18"/>
                <w:lang w:val="en-US"/>
              </w:rPr>
              <w:t>Uses commercial launcher momentum and proprietary manufacturing — but leaves DLR P5.2/P4 and other public-only bottlenecks the state cannot fully step back from.</w:t>
            </w:r>
          </w:p>
        </w:tc>
      </w:tr>
      <w:tr w:rsidR="00560B92" w:rsidRPr="009B49D5" w14:paraId="52FA30F7" w14:textId="77777777">
        <w:tc>
          <w:tcPr>
            <w:tcW w:w="2600" w:type="dxa"/>
            <w:tcMar>
              <w:top w:w="60" w:type="dxa"/>
              <w:left w:w="90" w:type="dxa"/>
              <w:bottom w:w="60" w:type="dxa"/>
              <w:right w:w="90" w:type="dxa"/>
            </w:tcMar>
          </w:tcPr>
          <w:p w14:paraId="52FA30F4" w14:textId="77777777" w:rsidR="00560B92" w:rsidRDefault="006C69D3">
            <w:pPr>
              <w:spacing w:after="40" w:line="230" w:lineRule="auto"/>
            </w:pPr>
            <w:r>
              <w:rPr>
                <w:b/>
                <w:bCs/>
                <w:sz w:val="18"/>
                <w:szCs w:val="18"/>
              </w:rPr>
              <w:t>Highest strategic risk</w:t>
            </w:r>
          </w:p>
        </w:tc>
        <w:tc>
          <w:tcPr>
            <w:tcW w:w="1300" w:type="dxa"/>
            <w:tcMar>
              <w:top w:w="60" w:type="dxa"/>
              <w:left w:w="90" w:type="dxa"/>
              <w:bottom w:w="60" w:type="dxa"/>
              <w:right w:w="90" w:type="dxa"/>
            </w:tcMar>
          </w:tcPr>
          <w:p w14:paraId="52FA30F5" w14:textId="77777777" w:rsidR="00560B92" w:rsidRDefault="006C69D3">
            <w:pPr>
              <w:spacing w:after="40" w:line="230" w:lineRule="auto"/>
            </w:pPr>
            <w:r>
              <w:rPr>
                <w:b/>
                <w:bCs/>
                <w:sz w:val="18"/>
                <w:szCs w:val="18"/>
              </w:rPr>
              <w:t>S1</w:t>
            </w:r>
          </w:p>
        </w:tc>
        <w:tc>
          <w:tcPr>
            <w:tcW w:w="5800" w:type="dxa"/>
            <w:tcMar>
              <w:top w:w="60" w:type="dxa"/>
              <w:left w:w="90" w:type="dxa"/>
              <w:bottom w:w="60" w:type="dxa"/>
              <w:right w:w="90" w:type="dxa"/>
            </w:tcMar>
          </w:tcPr>
          <w:p w14:paraId="52FA30F6" w14:textId="77777777" w:rsidR="00560B92" w:rsidRPr="004A2375" w:rsidRDefault="006C69D3">
            <w:pPr>
              <w:spacing w:after="40" w:line="230" w:lineRule="auto"/>
              <w:rPr>
                <w:lang w:val="en-US"/>
              </w:rPr>
            </w:pPr>
            <w:r w:rsidRPr="004A2375">
              <w:rPr>
                <w:sz w:val="18"/>
                <w:szCs w:val="18"/>
                <w:lang w:val="en-US"/>
              </w:rPr>
              <w:t>Preserves continuity but locks in every identified single point of failure; most exposed to a CSG-level disruption with no answer to the DLR/BEAP/Pariacabo cascade.</w:t>
            </w:r>
          </w:p>
        </w:tc>
      </w:tr>
      <w:tr w:rsidR="00560B92" w:rsidRPr="009B49D5" w14:paraId="52FA30FB" w14:textId="77777777">
        <w:tc>
          <w:tcPr>
            <w:tcW w:w="2600" w:type="dxa"/>
            <w:tcMar>
              <w:top w:w="60" w:type="dxa"/>
              <w:left w:w="90" w:type="dxa"/>
              <w:bottom w:w="60" w:type="dxa"/>
              <w:right w:w="90" w:type="dxa"/>
            </w:tcMar>
          </w:tcPr>
          <w:p w14:paraId="52FA30F8" w14:textId="77777777" w:rsidR="00560B92" w:rsidRDefault="006C69D3">
            <w:pPr>
              <w:spacing w:after="40" w:line="230" w:lineRule="auto"/>
            </w:pPr>
            <w:r>
              <w:rPr>
                <w:b/>
                <w:bCs/>
                <w:sz w:val="18"/>
                <w:szCs w:val="18"/>
              </w:rPr>
              <w:t>Downside benchmark</w:t>
            </w:r>
          </w:p>
        </w:tc>
        <w:tc>
          <w:tcPr>
            <w:tcW w:w="1300" w:type="dxa"/>
            <w:tcMar>
              <w:top w:w="60" w:type="dxa"/>
              <w:left w:w="90" w:type="dxa"/>
              <w:bottom w:w="60" w:type="dxa"/>
              <w:right w:w="90" w:type="dxa"/>
            </w:tcMar>
          </w:tcPr>
          <w:p w14:paraId="52FA30F9" w14:textId="77777777" w:rsidR="00560B92" w:rsidRDefault="006C69D3">
            <w:pPr>
              <w:spacing w:after="40" w:line="230" w:lineRule="auto"/>
            </w:pPr>
            <w:r>
              <w:rPr>
                <w:b/>
                <w:bCs/>
                <w:sz w:val="18"/>
                <w:szCs w:val="18"/>
              </w:rPr>
              <w:t>S5</w:t>
            </w:r>
          </w:p>
        </w:tc>
        <w:tc>
          <w:tcPr>
            <w:tcW w:w="5800" w:type="dxa"/>
            <w:tcMar>
              <w:top w:w="60" w:type="dxa"/>
              <w:left w:w="90" w:type="dxa"/>
              <w:bottom w:w="60" w:type="dxa"/>
              <w:right w:w="90" w:type="dxa"/>
            </w:tcMar>
          </w:tcPr>
          <w:p w14:paraId="52FA30FA" w14:textId="77777777" w:rsidR="00560B92" w:rsidRPr="004A2375" w:rsidRDefault="006C69D3">
            <w:pPr>
              <w:spacing w:after="40" w:line="230" w:lineRule="auto"/>
              <w:rPr>
                <w:lang w:val="en-US"/>
              </w:rPr>
            </w:pPr>
            <w:r w:rsidRPr="004A2375">
              <w:rPr>
                <w:sz w:val="18"/>
                <w:szCs w:val="18"/>
                <w:lang w:val="en-US"/>
              </w:rPr>
              <w:t>The cost of inaction — erosion of capability and full external dependence; the reference against which the value of S2 and S4 is measured.</w:t>
            </w:r>
          </w:p>
        </w:tc>
      </w:tr>
      <w:tr w:rsidR="000C3231" w:rsidRPr="009B49D5" w14:paraId="7EFCAC78" w14:textId="77777777">
        <w:tc>
          <w:tcPr>
            <w:tcW w:w="2600" w:type="dxa"/>
            <w:tcMar>
              <w:top w:w="60" w:type="dxa"/>
              <w:left w:w="90" w:type="dxa"/>
              <w:bottom w:w="60" w:type="dxa"/>
              <w:right w:w="90" w:type="dxa"/>
            </w:tcMar>
          </w:tcPr>
          <w:p w14:paraId="3A9FEEA3" w14:textId="01118CD4" w:rsidR="000C3231" w:rsidRPr="007B237D" w:rsidRDefault="000C3231">
            <w:pPr>
              <w:spacing w:after="40" w:line="230" w:lineRule="auto"/>
              <w:rPr>
                <w:b/>
                <w:bCs/>
                <w:sz w:val="18"/>
                <w:szCs w:val="18"/>
                <w:lang w:val="en-US"/>
              </w:rPr>
            </w:pPr>
            <w:r w:rsidRPr="007B237D">
              <w:rPr>
                <w:b/>
                <w:bCs/>
                <w:sz w:val="18"/>
                <w:szCs w:val="18"/>
                <w:lang w:val="en-US"/>
              </w:rPr>
              <w:t xml:space="preserve">“Launch from everywere” and </w:t>
            </w:r>
            <w:r w:rsidR="005C3B8E" w:rsidRPr="007B237D">
              <w:rPr>
                <w:b/>
                <w:bCs/>
                <w:sz w:val="18"/>
                <w:szCs w:val="18"/>
                <w:lang w:val="en-US"/>
              </w:rPr>
              <w:t>to</w:t>
            </w:r>
            <w:r w:rsidRPr="007B237D">
              <w:rPr>
                <w:b/>
                <w:bCs/>
                <w:sz w:val="18"/>
                <w:szCs w:val="18"/>
                <w:lang w:val="en-US"/>
              </w:rPr>
              <w:t xml:space="preserve"> any inclination orbit</w:t>
            </w:r>
          </w:p>
        </w:tc>
        <w:tc>
          <w:tcPr>
            <w:tcW w:w="1300" w:type="dxa"/>
            <w:tcMar>
              <w:top w:w="60" w:type="dxa"/>
              <w:left w:w="90" w:type="dxa"/>
              <w:bottom w:w="60" w:type="dxa"/>
              <w:right w:w="90" w:type="dxa"/>
            </w:tcMar>
          </w:tcPr>
          <w:p w14:paraId="2492BA95" w14:textId="04952787" w:rsidR="000C3231" w:rsidRDefault="000C3231">
            <w:pPr>
              <w:spacing w:after="40" w:line="230" w:lineRule="auto"/>
              <w:rPr>
                <w:b/>
                <w:bCs/>
                <w:sz w:val="18"/>
                <w:szCs w:val="18"/>
              </w:rPr>
            </w:pPr>
            <w:r>
              <w:rPr>
                <w:b/>
                <w:bCs/>
                <w:sz w:val="18"/>
                <w:szCs w:val="18"/>
              </w:rPr>
              <w:t>S4</w:t>
            </w:r>
          </w:p>
        </w:tc>
        <w:tc>
          <w:tcPr>
            <w:tcW w:w="5800" w:type="dxa"/>
            <w:tcMar>
              <w:top w:w="60" w:type="dxa"/>
              <w:left w:w="90" w:type="dxa"/>
              <w:bottom w:w="60" w:type="dxa"/>
              <w:right w:w="90" w:type="dxa"/>
            </w:tcMar>
          </w:tcPr>
          <w:p w14:paraId="2C0CB807" w14:textId="2075B8A6" w:rsidR="000C3231" w:rsidRPr="004A2375" w:rsidRDefault="000C3231">
            <w:pPr>
              <w:spacing w:after="40" w:line="230" w:lineRule="auto"/>
              <w:rPr>
                <w:sz w:val="18"/>
                <w:szCs w:val="18"/>
                <w:lang w:val="en-US"/>
              </w:rPr>
            </w:pPr>
            <w:r>
              <w:rPr>
                <w:sz w:val="18"/>
                <w:szCs w:val="18"/>
                <w:lang w:val="en-US"/>
              </w:rPr>
              <w:t>Utilization of the mobile naval platform consents the launch from international waters (respecting overflight safety constraints</w:t>
            </w:r>
            <w:r w:rsidR="004F3B4E">
              <w:rPr>
                <w:sz w:val="18"/>
                <w:szCs w:val="18"/>
                <w:lang w:val="en-US"/>
              </w:rPr>
              <w:t>)</w:t>
            </w:r>
            <w:r w:rsidR="00F71F0D">
              <w:rPr>
                <w:sz w:val="18"/>
                <w:szCs w:val="18"/>
                <w:lang w:val="en-US"/>
              </w:rPr>
              <w:t xml:space="preserve"> and to any orbit inclination</w:t>
            </w:r>
          </w:p>
        </w:tc>
      </w:tr>
    </w:tbl>
    <w:p w14:paraId="6F1A4E90" w14:textId="77777777" w:rsidR="003E6281" w:rsidRDefault="003E6281">
      <w:pPr>
        <w:spacing w:line="264" w:lineRule="auto"/>
        <w:rPr>
          <w:b/>
          <w:bCs/>
          <w:lang w:val="en-US"/>
        </w:rPr>
      </w:pPr>
    </w:p>
    <w:p w14:paraId="52FA30FC" w14:textId="4352F649" w:rsidR="00560B92" w:rsidRPr="004A2375" w:rsidRDefault="006C69D3">
      <w:pPr>
        <w:spacing w:line="264" w:lineRule="auto"/>
        <w:rPr>
          <w:lang w:val="en-US"/>
        </w:rPr>
      </w:pPr>
      <w:r w:rsidRPr="004A2375">
        <w:rPr>
          <w:b/>
          <w:bCs/>
          <w:lang w:val="en-US"/>
        </w:rPr>
        <w:t xml:space="preserve">Link to recommendations (Chapter 6). </w:t>
      </w:r>
      <w:r w:rsidRPr="004A2375">
        <w:rPr>
          <w:lang w:val="en-US"/>
        </w:rPr>
        <w:t xml:space="preserve">The synthesis points to a layered reading rather than a single winner. The recommendations chapter develops this into sequenced, costed actions anchored to the same </w:t>
      </w:r>
      <w:r w:rsidR="00E945BD">
        <w:rPr>
          <w:lang w:val="en-US"/>
        </w:rPr>
        <w:t xml:space="preserve">Task </w:t>
      </w:r>
      <w:r w:rsidRPr="004A2375">
        <w:rPr>
          <w:lang w:val="en-US"/>
        </w:rPr>
        <w:t>2.3 identifiers used throughout this chapter.</w:t>
      </w:r>
    </w:p>
    <w:sectPr w:rsidR="00560B92" w:rsidRPr="004A2375">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illaume Terlinden" w:date="2026-07-23T10:45:00Z" w:initials="GT">
    <w:p w14:paraId="473590B6" w14:textId="77777777" w:rsidR="005D08C6" w:rsidRDefault="005D08C6" w:rsidP="005D08C6">
      <w:pPr>
        <w:pStyle w:val="CommentText"/>
      </w:pPr>
      <w:r>
        <w:rPr>
          <w:rStyle w:val="CommentReference"/>
        </w:rPr>
        <w:annotationRef/>
      </w:r>
      <w:r>
        <w:rPr>
          <w:lang w:val="en-US"/>
        </w:rPr>
        <w:t>This is to be explained in the email rather than in the report</w:t>
      </w:r>
    </w:p>
  </w:comment>
  <w:comment w:id="1" w:author="Guillaume Terlinden" w:date="2026-07-23T10:54:00Z" w:initials="GT">
    <w:p w14:paraId="07B2AD88" w14:textId="77777777" w:rsidR="00B671CE" w:rsidRDefault="00B671CE" w:rsidP="00B671CE">
      <w:pPr>
        <w:pStyle w:val="CommentText"/>
      </w:pPr>
      <w:r>
        <w:rPr>
          <w:rStyle w:val="CommentReference"/>
        </w:rPr>
        <w:annotationRef/>
      </w:r>
      <w:r>
        <w:rPr>
          <w:lang w:val="en-US"/>
        </w:rPr>
        <w:t>Would remove</w:t>
      </w:r>
    </w:p>
  </w:comment>
  <w:comment w:id="2" w:author="Guillaume Terlinden" w:date="2026-07-23T10:56:00Z" w:initials="GT">
    <w:p w14:paraId="11E893A3" w14:textId="77777777" w:rsidR="00811769" w:rsidRDefault="00811769" w:rsidP="00811769">
      <w:pPr>
        <w:pStyle w:val="CommentText"/>
      </w:pPr>
      <w:r>
        <w:rPr>
          <w:rStyle w:val="CommentReference"/>
        </w:rPr>
        <w:annotationRef/>
      </w:r>
      <w:r>
        <w:rPr>
          <w:lang w:val="en-US"/>
        </w:rPr>
        <w:t>Would 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3590B6" w15:done="0"/>
  <w15:commentEx w15:paraId="07B2AD88" w15:done="0"/>
  <w15:commentEx w15:paraId="11E89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5317D7" w16cex:dateUtc="2026-07-23T08:45:00Z"/>
  <w16cex:commentExtensible w16cex:durableId="455A7020" w16cex:dateUtc="2026-07-23T08:54:00Z"/>
  <w16cex:commentExtensible w16cex:durableId="3D98AD19" w16cex:dateUtc="2026-07-23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3590B6" w16cid:durableId="3F5317D7"/>
  <w16cid:commentId w16cid:paraId="07B2AD88" w16cid:durableId="455A7020"/>
  <w16cid:commentId w16cid:paraId="11E893A3" w16cid:durableId="3D98AD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41D"/>
    <w:multiLevelType w:val="hybridMultilevel"/>
    <w:tmpl w:val="ADE6BCB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28F61CB0"/>
    <w:multiLevelType w:val="hybridMultilevel"/>
    <w:tmpl w:val="783CFC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31427BD3"/>
    <w:multiLevelType w:val="hybridMultilevel"/>
    <w:tmpl w:val="937C84E6"/>
    <w:lvl w:ilvl="0" w:tplc="8A30DD0C">
      <w:numFmt w:val="bullet"/>
      <w:lvlText w:val="-"/>
      <w:lvlJc w:val="left"/>
      <w:pPr>
        <w:ind w:left="720" w:hanging="360"/>
      </w:pPr>
      <w:rPr>
        <w:rFonts w:ascii="Calibri" w:eastAsia="Calibr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04A26B5"/>
    <w:multiLevelType w:val="hybridMultilevel"/>
    <w:tmpl w:val="615EDF50"/>
    <w:lvl w:ilvl="0" w:tplc="8BBE9778">
      <w:start w:val="1"/>
      <w:numFmt w:val="bullet"/>
      <w:lvlText w:val="•"/>
      <w:lvlJc w:val="left"/>
      <w:pPr>
        <w:ind w:left="340" w:hanging="200"/>
      </w:pPr>
    </w:lvl>
    <w:lvl w:ilvl="1" w:tplc="84C85010">
      <w:start w:val="1"/>
      <w:numFmt w:val="bullet"/>
      <w:lvlText w:val="–"/>
      <w:lvlJc w:val="left"/>
      <w:pPr>
        <w:ind w:left="680" w:hanging="200"/>
      </w:pPr>
    </w:lvl>
    <w:lvl w:ilvl="2" w:tplc="F460BE4E">
      <w:numFmt w:val="decimal"/>
      <w:lvlText w:val=""/>
      <w:lvlJc w:val="left"/>
    </w:lvl>
    <w:lvl w:ilvl="3" w:tplc="5D5CEAC4">
      <w:numFmt w:val="decimal"/>
      <w:lvlText w:val=""/>
      <w:lvlJc w:val="left"/>
    </w:lvl>
    <w:lvl w:ilvl="4" w:tplc="FB8028EA">
      <w:numFmt w:val="decimal"/>
      <w:lvlText w:val=""/>
      <w:lvlJc w:val="left"/>
    </w:lvl>
    <w:lvl w:ilvl="5" w:tplc="24984860">
      <w:numFmt w:val="decimal"/>
      <w:lvlText w:val=""/>
      <w:lvlJc w:val="left"/>
    </w:lvl>
    <w:lvl w:ilvl="6" w:tplc="D6BA3FCE">
      <w:numFmt w:val="decimal"/>
      <w:lvlText w:val=""/>
      <w:lvlJc w:val="left"/>
    </w:lvl>
    <w:lvl w:ilvl="7" w:tplc="1F042E08">
      <w:numFmt w:val="decimal"/>
      <w:lvlText w:val=""/>
      <w:lvlJc w:val="left"/>
    </w:lvl>
    <w:lvl w:ilvl="8" w:tplc="4A70288A">
      <w:numFmt w:val="decimal"/>
      <w:lvlText w:val=""/>
      <w:lvlJc w:val="left"/>
    </w:lvl>
  </w:abstractNum>
  <w:abstractNum w:abstractNumId="4" w15:restartNumberingAfterBreak="0">
    <w:nsid w:val="6293751D"/>
    <w:multiLevelType w:val="hybridMultilevel"/>
    <w:tmpl w:val="365252D8"/>
    <w:lvl w:ilvl="0" w:tplc="95A8FD22">
      <w:start w:val="1"/>
      <w:numFmt w:val="bullet"/>
      <w:lvlText w:val="●"/>
      <w:lvlJc w:val="left"/>
      <w:pPr>
        <w:ind w:left="720" w:hanging="360"/>
      </w:pPr>
    </w:lvl>
    <w:lvl w:ilvl="1" w:tplc="AC46A416">
      <w:start w:val="1"/>
      <w:numFmt w:val="bullet"/>
      <w:lvlText w:val="○"/>
      <w:lvlJc w:val="left"/>
      <w:pPr>
        <w:ind w:left="1440" w:hanging="360"/>
      </w:pPr>
    </w:lvl>
    <w:lvl w:ilvl="2" w:tplc="8D9AE6CC">
      <w:start w:val="1"/>
      <w:numFmt w:val="bullet"/>
      <w:lvlText w:val="■"/>
      <w:lvlJc w:val="left"/>
      <w:pPr>
        <w:ind w:left="2160" w:hanging="360"/>
      </w:pPr>
    </w:lvl>
    <w:lvl w:ilvl="3" w:tplc="9E989B0A">
      <w:start w:val="1"/>
      <w:numFmt w:val="bullet"/>
      <w:lvlText w:val="●"/>
      <w:lvlJc w:val="left"/>
      <w:pPr>
        <w:ind w:left="2880" w:hanging="360"/>
      </w:pPr>
    </w:lvl>
    <w:lvl w:ilvl="4" w:tplc="48D6D234">
      <w:start w:val="1"/>
      <w:numFmt w:val="bullet"/>
      <w:lvlText w:val="○"/>
      <w:lvlJc w:val="left"/>
      <w:pPr>
        <w:ind w:left="3600" w:hanging="360"/>
      </w:pPr>
    </w:lvl>
    <w:lvl w:ilvl="5" w:tplc="BFE6800A">
      <w:start w:val="1"/>
      <w:numFmt w:val="bullet"/>
      <w:lvlText w:val="■"/>
      <w:lvlJc w:val="left"/>
      <w:pPr>
        <w:ind w:left="4320" w:hanging="360"/>
      </w:pPr>
    </w:lvl>
    <w:lvl w:ilvl="6" w:tplc="6A8885AA">
      <w:start w:val="1"/>
      <w:numFmt w:val="bullet"/>
      <w:lvlText w:val="●"/>
      <w:lvlJc w:val="left"/>
      <w:pPr>
        <w:ind w:left="5040" w:hanging="360"/>
      </w:pPr>
    </w:lvl>
    <w:lvl w:ilvl="7" w:tplc="4FC21AF0">
      <w:start w:val="1"/>
      <w:numFmt w:val="bullet"/>
      <w:lvlText w:val="●"/>
      <w:lvlJc w:val="left"/>
      <w:pPr>
        <w:ind w:left="5760" w:hanging="360"/>
      </w:pPr>
    </w:lvl>
    <w:lvl w:ilvl="8" w:tplc="E898D0D4">
      <w:start w:val="1"/>
      <w:numFmt w:val="bullet"/>
      <w:lvlText w:val="●"/>
      <w:lvlJc w:val="left"/>
      <w:pPr>
        <w:ind w:left="6480" w:hanging="360"/>
      </w:pPr>
    </w:lvl>
  </w:abstractNum>
  <w:num w:numId="1" w16cid:durableId="682903761">
    <w:abstractNumId w:val="4"/>
    <w:lvlOverride w:ilvl="0">
      <w:startOverride w:val="1"/>
    </w:lvlOverride>
  </w:num>
  <w:num w:numId="2" w16cid:durableId="1594510281">
    <w:abstractNumId w:val="3"/>
    <w:lvlOverride w:ilvl="0">
      <w:startOverride w:val="1"/>
    </w:lvlOverride>
  </w:num>
  <w:num w:numId="3" w16cid:durableId="1401906770">
    <w:abstractNumId w:val="1"/>
  </w:num>
  <w:num w:numId="4" w16cid:durableId="1065447027">
    <w:abstractNumId w:val="0"/>
  </w:num>
  <w:num w:numId="5" w16cid:durableId="17187048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llaume Terlinden">
    <w15:presenceInfo w15:providerId="AD" w15:userId="S::Guillaume.Terlinden@be.ey.com::570a5efc-5a9d-4f3c-b9d6-568c5941cf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92"/>
    <w:rsid w:val="0007654D"/>
    <w:rsid w:val="000C3231"/>
    <w:rsid w:val="000C48E1"/>
    <w:rsid w:val="00101E85"/>
    <w:rsid w:val="00150737"/>
    <w:rsid w:val="0018404A"/>
    <w:rsid w:val="001A396E"/>
    <w:rsid w:val="001A7521"/>
    <w:rsid w:val="001A78A0"/>
    <w:rsid w:val="00201AE8"/>
    <w:rsid w:val="00205255"/>
    <w:rsid w:val="00221E56"/>
    <w:rsid w:val="002B55C6"/>
    <w:rsid w:val="002C5417"/>
    <w:rsid w:val="00305618"/>
    <w:rsid w:val="00360C66"/>
    <w:rsid w:val="003D4A30"/>
    <w:rsid w:val="003E6281"/>
    <w:rsid w:val="003E7DF9"/>
    <w:rsid w:val="003F7562"/>
    <w:rsid w:val="0045312D"/>
    <w:rsid w:val="00456D83"/>
    <w:rsid w:val="00471C0C"/>
    <w:rsid w:val="004A2375"/>
    <w:rsid w:val="004F3B4E"/>
    <w:rsid w:val="00532C3D"/>
    <w:rsid w:val="00560105"/>
    <w:rsid w:val="00560B92"/>
    <w:rsid w:val="005A2255"/>
    <w:rsid w:val="005C3338"/>
    <w:rsid w:val="005C3B8E"/>
    <w:rsid w:val="005C5BF0"/>
    <w:rsid w:val="005D08C6"/>
    <w:rsid w:val="00605A05"/>
    <w:rsid w:val="006133B0"/>
    <w:rsid w:val="00613A45"/>
    <w:rsid w:val="00630A99"/>
    <w:rsid w:val="0065150A"/>
    <w:rsid w:val="00692124"/>
    <w:rsid w:val="006B4865"/>
    <w:rsid w:val="006C69D3"/>
    <w:rsid w:val="007474E2"/>
    <w:rsid w:val="00763A68"/>
    <w:rsid w:val="007B00B2"/>
    <w:rsid w:val="007B237D"/>
    <w:rsid w:val="007B760F"/>
    <w:rsid w:val="00811769"/>
    <w:rsid w:val="00825357"/>
    <w:rsid w:val="0086079A"/>
    <w:rsid w:val="00876F10"/>
    <w:rsid w:val="00890B50"/>
    <w:rsid w:val="008911C0"/>
    <w:rsid w:val="008F56F3"/>
    <w:rsid w:val="0091173A"/>
    <w:rsid w:val="009706CF"/>
    <w:rsid w:val="00972B49"/>
    <w:rsid w:val="00972B70"/>
    <w:rsid w:val="009B24EF"/>
    <w:rsid w:val="009B49D5"/>
    <w:rsid w:val="009F3400"/>
    <w:rsid w:val="00A31F33"/>
    <w:rsid w:val="00A43734"/>
    <w:rsid w:val="00A708F4"/>
    <w:rsid w:val="00B23658"/>
    <w:rsid w:val="00B671CE"/>
    <w:rsid w:val="00B74D83"/>
    <w:rsid w:val="00B74F19"/>
    <w:rsid w:val="00C27B58"/>
    <w:rsid w:val="00C27CE4"/>
    <w:rsid w:val="00C87E8A"/>
    <w:rsid w:val="00C90C38"/>
    <w:rsid w:val="00CA5CE4"/>
    <w:rsid w:val="00CD2BA2"/>
    <w:rsid w:val="00CE307A"/>
    <w:rsid w:val="00D42953"/>
    <w:rsid w:val="00DE48AB"/>
    <w:rsid w:val="00E945BD"/>
    <w:rsid w:val="00EF5985"/>
    <w:rsid w:val="00F51719"/>
    <w:rsid w:val="00F71F0D"/>
    <w:rsid w:val="00F9358B"/>
    <w:rsid w:val="00F935FF"/>
    <w:rsid w:val="00FD68F4"/>
    <w:rsid w:val="00FE7C4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2CC6"/>
  <w15:docId w15:val="{866FEC44-FDFC-420F-9536-4A7384F6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nl-BE" w:eastAsia="nl-BE"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unhideWhenUsed/>
    <w:qFormat/>
    <w:pPr>
      <w:spacing w:before="220"/>
      <w:outlineLvl w:val="2"/>
    </w:pPr>
    <w:rPr>
      <w:b/>
      <w:bCs/>
      <w:color w:val="2E5395"/>
      <w:sz w:val="22"/>
      <w:szCs w:val="22"/>
    </w:rPr>
  </w:style>
  <w:style w:type="paragraph" w:styleId="Heading4">
    <w:name w:val="heading 4"/>
    <w:uiPriority w:val="9"/>
    <w:semiHidden/>
    <w:unhideWhenUsed/>
    <w:qFormat/>
    <w:pPr>
      <w:spacing w:before="180" w:after="10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60105"/>
    <w:pPr>
      <w:spacing w:after="0"/>
    </w:pPr>
  </w:style>
  <w:style w:type="character" w:styleId="CommentReference">
    <w:name w:val="annotation reference"/>
    <w:basedOn w:val="DefaultParagraphFont"/>
    <w:uiPriority w:val="99"/>
    <w:semiHidden/>
    <w:unhideWhenUsed/>
    <w:rsid w:val="005D08C6"/>
    <w:rPr>
      <w:sz w:val="16"/>
      <w:szCs w:val="16"/>
    </w:rPr>
  </w:style>
  <w:style w:type="paragraph" w:styleId="CommentText">
    <w:name w:val="annotation text"/>
    <w:basedOn w:val="Normal"/>
    <w:link w:val="CommentTextChar"/>
    <w:uiPriority w:val="99"/>
    <w:unhideWhenUsed/>
    <w:rsid w:val="005D08C6"/>
  </w:style>
  <w:style w:type="character" w:customStyle="1" w:styleId="CommentTextChar">
    <w:name w:val="Comment Text Char"/>
    <w:basedOn w:val="DefaultParagraphFont"/>
    <w:link w:val="CommentText"/>
    <w:uiPriority w:val="99"/>
    <w:rsid w:val="005D08C6"/>
  </w:style>
  <w:style w:type="paragraph" w:styleId="CommentSubject">
    <w:name w:val="annotation subject"/>
    <w:basedOn w:val="CommentText"/>
    <w:next w:val="CommentText"/>
    <w:link w:val="CommentSubjectChar"/>
    <w:uiPriority w:val="99"/>
    <w:semiHidden/>
    <w:unhideWhenUsed/>
    <w:rsid w:val="005D08C6"/>
    <w:rPr>
      <w:b/>
      <w:bCs/>
    </w:rPr>
  </w:style>
  <w:style w:type="character" w:customStyle="1" w:styleId="CommentSubjectChar">
    <w:name w:val="Comment Subject Char"/>
    <w:basedOn w:val="CommentTextChar"/>
    <w:link w:val="CommentSubject"/>
    <w:uiPriority w:val="99"/>
    <w:semiHidden/>
    <w:rsid w:val="005D08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85B1243FD17F438BE34FEB5A297342" ma:contentTypeVersion="3" ma:contentTypeDescription="Create a new document." ma:contentTypeScope="" ma:versionID="8a8f4fa773fa79740d6040ae4747ab53">
  <xsd:schema xmlns:xsd="http://www.w3.org/2001/XMLSchema" xmlns:xs="http://www.w3.org/2001/XMLSchema" xmlns:p="http://schemas.microsoft.com/office/2006/metadata/properties" xmlns:ns2="30ee69ac-93bb-4872-b933-dc7fc9e74c07" targetNamespace="http://schemas.microsoft.com/office/2006/metadata/properties" ma:root="true" ma:fieldsID="a408910476ecab22cf77713cf5a4c4c9" ns2:_="">
    <xsd:import namespace="30ee69ac-93bb-4872-b933-dc7fc9e74c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e69ac-93bb-4872-b933-dc7fc9e74c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9C6A73-FA3F-4732-B2AC-E4599FAD57AF}">
  <ds:schemaRefs>
    <ds:schemaRef ds:uri="http://schemas.microsoft.com/sharepoint/v3/contenttype/forms"/>
  </ds:schemaRefs>
</ds:datastoreItem>
</file>

<file path=customXml/itemProps2.xml><?xml version="1.0" encoding="utf-8"?>
<ds:datastoreItem xmlns:ds="http://schemas.openxmlformats.org/officeDocument/2006/customXml" ds:itemID="{BDE935D2-2398-479D-B4D4-4CA7C5A4F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e69ac-93bb-4872-b933-dc7fc9e74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3DF802-F0E4-4AB3-BAFF-FDB4DDCF17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7495</Words>
  <Characters>45499</Characters>
  <Application>Microsoft Office Word</Application>
  <DocSecurity>0</DocSecurity>
  <Lines>1516</Lines>
  <Paragraphs>1059</Paragraphs>
  <ScaleCrop>false</ScaleCrop>
  <Company/>
  <LinksUpToDate>false</LinksUpToDate>
  <CharactersWithSpaces>51935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Guillaume Terlinden</cp:lastModifiedBy>
  <cp:revision>12</cp:revision>
  <dcterms:created xsi:type="dcterms:W3CDTF">2026-07-27T11:38:00Z</dcterms:created>
  <dcterms:modified xsi:type="dcterms:W3CDTF">2026-07-29T13:48:00Z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0x0101005D85B1243FD17F438BE34FEB5A297342</vt:lpwstr>
  </property>
</Properties>
</file>